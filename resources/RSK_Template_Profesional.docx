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0" w:before="0" w:lineRule="auto"/>
        <w:rPr/>
      </w:pPr>
      <w:r w:rsidDel="00000000" w:rsidR="00000000" w:rsidRPr="00000000">
        <w:rPr>
          <w:rtl w:val="0"/>
        </w:rPr>
      </w:r>
    </w:p>
    <w:p w:rsidR="00000000" w:rsidDel="00000000" w:rsidP="00000000" w:rsidRDefault="00000000" w:rsidRPr="00000000" w14:paraId="00000002">
      <w:pPr>
        <w:spacing w:after="60" w:before="120" w:lineRule="auto"/>
        <w:jc w:val="center"/>
        <w:rPr/>
      </w:pPr>
      <w:r w:rsidDel="00000000" w:rsidR="00000000" w:rsidRPr="00000000">
        <w:rPr>
          <w:rFonts w:ascii="Arial" w:cs="Arial" w:eastAsia="Arial" w:hAnsi="Arial"/>
          <w:b w:val="1"/>
          <w:bCs w:val="1"/>
          <w:color w:val="1b4f72"/>
          <w:sz w:val="36"/>
          <w:szCs w:val="36"/>
          <w:rtl w:val="0"/>
        </w:rPr>
        <w:t xml:space="preserve">REKOMENDASI RISIKO PEMBIAYAAN</w:t>
      </w:r>
      <w:r w:rsidDel="00000000" w:rsidR="00000000" w:rsidRPr="00000000">
        <w:rPr>
          <w:rtl w:val="0"/>
        </w:rPr>
      </w:r>
    </w:p>
    <w:p w:rsidR="00000000" w:rsidDel="00000000" w:rsidP="00000000" w:rsidRDefault="00000000" w:rsidRPr="00000000" w14:paraId="00000003">
      <w:pPr>
        <w:spacing w:after="240" w:before="60" w:lineRule="auto"/>
        <w:jc w:val="center"/>
        <w:rPr/>
      </w:pPr>
      <w:r w:rsidDel="00000000" w:rsidR="00000000" w:rsidRPr="00000000">
        <w:rPr>
          <w:rFonts w:ascii="Arial" w:cs="Arial" w:eastAsia="Arial" w:hAnsi="Arial"/>
          <w:b w:val="0"/>
          <w:bCs w:val="0"/>
          <w:color w:val="2874a6"/>
          <w:sz w:val="26"/>
          <w:szCs w:val="26"/>
          <w:rtl w:val="0"/>
        </w:rPr>
        <w:t xml:space="preserve">REVIEW DAN REKOMENDASI RISIKO</w:t>
      </w:r>
      <w:r w:rsidDel="00000000" w:rsidR="00000000" w:rsidRPr="00000000">
        <w:rPr>
          <w:rtl w:val="0"/>
        </w:rPr>
      </w:r>
    </w:p>
    <w:p w:rsidR="00000000" w:rsidDel="00000000" w:rsidP="00000000" w:rsidRDefault="00000000" w:rsidRPr="00000000" w14:paraId="00000004">
      <w:pPr>
        <w:pBdr>
          <w:bottom w:color="1abc9c" w:space="0" w:sz="24" w:val="single"/>
        </w:pBdr>
        <w:spacing w:after="240" w:before="0" w:lineRule="auto"/>
        <w:rPr/>
      </w:pPr>
      <w:r w:rsidDel="00000000" w:rsidR="00000000" w:rsidRPr="00000000">
        <w:rPr>
          <w:rtl w:val="0"/>
        </w:rPr>
      </w:r>
    </w:p>
    <w:p w:rsidR="00000000" w:rsidDel="00000000" w:rsidP="00000000" w:rsidRDefault="00000000" w:rsidRPr="00000000" w14:paraId="00000005">
      <w:pPr>
        <w:spacing w:after="120" w:before="240" w:lineRule="auto"/>
        <w:jc w:val="center"/>
        <w:rPr/>
      </w:pPr>
      <w:r w:rsidDel="00000000" w:rsidR="00000000" w:rsidRPr="00000000">
        <w:rPr>
          <w:rFonts w:ascii="Arial" w:cs="Arial" w:eastAsia="Arial" w:hAnsi="Arial"/>
          <w:b w:val="1"/>
          <w:bCs w:val="1"/>
          <w:color w:val="1b4f72"/>
          <w:sz w:val="30"/>
          <w:szCs w:val="30"/>
          <w:rtl w:val="0"/>
        </w:rPr>
        <w:t xml:space="preserve">BANK HIJRA</w:t>
      </w:r>
      <w:r w:rsidDel="00000000" w:rsidR="00000000" w:rsidRPr="00000000">
        <w:rPr>
          <w:rtl w:val="0"/>
        </w:rPr>
      </w:r>
    </w:p>
    <w:p w:rsidR="00000000" w:rsidDel="00000000" w:rsidP="00000000" w:rsidRDefault="00000000" w:rsidRPr="00000000" w14:paraId="00000006">
      <w:pPr>
        <w:spacing w:after="600" w:before="60" w:lineRule="auto"/>
        <w:jc w:val="center"/>
        <w:rPr/>
      </w:pPr>
      <w:r w:rsidDel="00000000" w:rsidR="00000000" w:rsidRPr="00000000">
        <w:rPr>
          <w:rFonts w:ascii="Arial" w:cs="Arial" w:eastAsia="Arial" w:hAnsi="Arial"/>
          <w:b w:val="0"/>
          <w:bCs w:val="0"/>
          <w:color w:val="2874a6"/>
          <w:sz w:val="20"/>
          <w:szCs w:val="20"/>
          <w:rtl w:val="0"/>
        </w:rPr>
        <w:t xml:space="preserve">Divisi Risk Management</w:t>
      </w: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2874a6" w:val="clear"/>
            <w:tcMar>
              <w:top w:w="80.0" w:type="dxa"/>
              <w:left w:w="120.0" w:type="dxa"/>
              <w:bottom w:w="80.0" w:type="dxa"/>
              <w:right w:w="120.0" w:type="dxa"/>
            </w:tcMar>
          </w:tcPr>
          <w:p w:rsidR="00000000" w:rsidDel="00000000" w:rsidP="00000000" w:rsidRDefault="00000000" w:rsidRPr="00000000" w14:paraId="00000007">
            <w:pPr>
              <w:spacing w:after="80" w:before="80" w:lineRule="auto"/>
              <w:rPr/>
            </w:pPr>
            <w:r w:rsidDel="00000000" w:rsidR="00000000" w:rsidRPr="00000000">
              <w:rPr>
                <w:rFonts w:ascii="Arial" w:cs="Arial" w:eastAsia="Arial" w:hAnsi="Arial"/>
                <w:b w:val="1"/>
                <w:bCs w:val="1"/>
                <w:color w:val="ffffff"/>
                <w:sz w:val="17"/>
                <w:szCs w:val="17"/>
                <w:rtl w:val="0"/>
              </w:rPr>
              <w:t xml:space="preserve">No. Dokumen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08">
            <w:pPr>
              <w:spacing w:after="80" w:before="80" w:lineRule="auto"/>
              <w:rPr/>
            </w:pPr>
            <w:r w:rsidDel="00000000" w:rsidR="00000000" w:rsidRPr="00000000">
              <w:rPr>
                <w:rFonts w:ascii="Arial" w:cs="Arial" w:eastAsia="Arial" w:hAnsi="Arial"/>
                <w:b w:val="0"/>
                <w:bCs w:val="0"/>
                <w:i w:val="1"/>
                <w:iCs w:val="1"/>
                <w:color w:val="5d6d7e"/>
                <w:sz w:val="17"/>
                <w:szCs w:val="17"/>
                <w:rtl w:val="0"/>
              </w:rPr>
              <w:t xml:space="preserve">[No. RSK] / [Divisi] / [Bulan] / [Tahun]</w:t>
            </w:r>
            <w:r w:rsidDel="00000000" w:rsidR="00000000" w:rsidRPr="00000000">
              <w:rPr>
                <w:rtl w:val="0"/>
              </w:rPr>
            </w:r>
          </w:p>
        </w:tc>
      </w:tr>
      <w:tr>
        <w:trPr>
          <w:cantSplit w:val="0"/>
          <w:tblHeader w:val="0"/>
        </w:trPr>
        <w:tc>
          <w:tcPr>
            <w:tcBorders>
              <w:top w:color="2874a6" w:space="0" w:sz="6" w:val="single"/>
              <w:left w:color="2874a6" w:space="0" w:sz="6" w:val="single"/>
              <w:bottom w:color="2874a6" w:space="0" w:sz="6" w:val="single"/>
              <w:right w:color="2874a6" w:space="0" w:sz="6" w:val="single"/>
            </w:tcBorders>
            <w:shd w:fill="2874a6" w:val="clear"/>
            <w:tcMar>
              <w:top w:w="80.0" w:type="dxa"/>
              <w:left w:w="120.0" w:type="dxa"/>
              <w:bottom w:w="80.0" w:type="dxa"/>
              <w:right w:w="120.0" w:type="dxa"/>
            </w:tcMar>
          </w:tcPr>
          <w:p w:rsidR="00000000" w:rsidDel="00000000" w:rsidP="00000000" w:rsidRDefault="00000000" w:rsidRPr="00000000" w14:paraId="00000009">
            <w:pPr>
              <w:spacing w:after="80" w:before="80" w:lineRule="auto"/>
              <w:rPr/>
            </w:pPr>
            <w:r w:rsidDel="00000000" w:rsidR="00000000" w:rsidRPr="00000000">
              <w:rPr>
                <w:rFonts w:ascii="Arial" w:cs="Arial" w:eastAsia="Arial" w:hAnsi="Arial"/>
                <w:b w:val="1"/>
                <w:bCs w:val="1"/>
                <w:color w:val="ffffff"/>
                <w:sz w:val="17"/>
                <w:szCs w:val="17"/>
                <w:rtl w:val="0"/>
              </w:rPr>
              <w:t xml:space="preserve">Tanggal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0A">
            <w:pPr>
              <w:spacing w:after="80" w:before="80" w:lineRule="auto"/>
              <w:rPr/>
            </w:pPr>
            <w:r w:rsidDel="00000000" w:rsidR="00000000" w:rsidRPr="00000000">
              <w:rPr>
                <w:rFonts w:ascii="Arial" w:cs="Arial" w:eastAsia="Arial" w:hAnsi="Arial"/>
                <w:b w:val="0"/>
                <w:bCs w:val="0"/>
                <w:i w:val="1"/>
                <w:iCs w:val="1"/>
                <w:color w:val="5d6d7e"/>
                <w:sz w:val="17"/>
                <w:szCs w:val="17"/>
                <w:rtl w:val="0"/>
              </w:rPr>
              <w:t xml:space="preserve">[Tanggal Bulan Tahun]</w:t>
            </w:r>
            <w:r w:rsidDel="00000000" w:rsidR="00000000" w:rsidRPr="00000000">
              <w:rPr>
                <w:rtl w:val="0"/>
              </w:rPr>
            </w:r>
          </w:p>
        </w:tc>
      </w:tr>
      <w:tr>
        <w:trPr>
          <w:cantSplit w:val="0"/>
          <w:tblHeader w:val="0"/>
        </w:trPr>
        <w:tc>
          <w:tcPr>
            <w:tcBorders>
              <w:top w:color="2874a6" w:space="0" w:sz="6" w:val="single"/>
              <w:left w:color="2874a6" w:space="0" w:sz="6" w:val="single"/>
              <w:bottom w:color="2874a6" w:space="0" w:sz="6" w:val="single"/>
              <w:right w:color="2874a6" w:space="0" w:sz="6" w:val="single"/>
            </w:tcBorders>
            <w:shd w:fill="2874a6" w:val="clear"/>
            <w:tcMar>
              <w:top w:w="80.0" w:type="dxa"/>
              <w:left w:w="120.0" w:type="dxa"/>
              <w:bottom w:w="80.0" w:type="dxa"/>
              <w:right w:w="120.0" w:type="dxa"/>
            </w:tcMar>
          </w:tcPr>
          <w:p w:rsidR="00000000" w:rsidDel="00000000" w:rsidP="00000000" w:rsidRDefault="00000000" w:rsidRPr="00000000" w14:paraId="0000000B">
            <w:pPr>
              <w:spacing w:after="80" w:before="80" w:lineRule="auto"/>
              <w:rPr/>
            </w:pPr>
            <w:r w:rsidDel="00000000" w:rsidR="00000000" w:rsidRPr="00000000">
              <w:rPr>
                <w:rFonts w:ascii="Arial" w:cs="Arial" w:eastAsia="Arial" w:hAnsi="Arial"/>
                <w:b w:val="1"/>
                <w:bCs w:val="1"/>
                <w:color w:val="ffffff"/>
                <w:sz w:val="17"/>
                <w:szCs w:val="17"/>
                <w:rtl w:val="0"/>
              </w:rPr>
              <w:t xml:space="preserve">Nama Nasabah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0C">
            <w:pPr>
              <w:spacing w:after="80" w:before="80" w:lineRule="auto"/>
              <w:rPr/>
            </w:pPr>
            <w:r w:rsidDel="00000000" w:rsidR="00000000" w:rsidRPr="00000000">
              <w:rPr>
                <w:rFonts w:ascii="Arial" w:cs="Arial" w:eastAsia="Arial" w:hAnsi="Arial"/>
                <w:b w:val="0"/>
                <w:bCs w:val="0"/>
                <w:i w:val="1"/>
                <w:iCs w:val="1"/>
                <w:color w:val="5d6d7e"/>
                <w:sz w:val="17"/>
                <w:szCs w:val="17"/>
                <w:rtl w:val="0"/>
              </w:rPr>
              <w:t xml:space="preserve">[Nama Nasabah / Perusahaan]</w:t>
            </w:r>
            <w:r w:rsidDel="00000000" w:rsidR="00000000" w:rsidRPr="00000000">
              <w:rPr>
                <w:rtl w:val="0"/>
              </w:rPr>
            </w:r>
          </w:p>
        </w:tc>
      </w:tr>
      <w:tr>
        <w:trPr>
          <w:cantSplit w:val="0"/>
          <w:tblHeader w:val="0"/>
        </w:trPr>
        <w:tc>
          <w:tcPr>
            <w:tcBorders>
              <w:top w:color="2874a6" w:space="0" w:sz="6" w:val="single"/>
              <w:left w:color="2874a6" w:space="0" w:sz="6" w:val="single"/>
              <w:bottom w:color="2874a6" w:space="0" w:sz="6" w:val="single"/>
              <w:right w:color="2874a6" w:space="0" w:sz="6" w:val="single"/>
            </w:tcBorders>
            <w:shd w:fill="2874a6" w:val="clear"/>
            <w:tcMar>
              <w:top w:w="80.0" w:type="dxa"/>
              <w:left w:w="120.0" w:type="dxa"/>
              <w:bottom w:w="80.0" w:type="dxa"/>
              <w:right w:w="120.0" w:type="dxa"/>
            </w:tcMar>
          </w:tcPr>
          <w:p w:rsidR="00000000" w:rsidDel="00000000" w:rsidP="00000000" w:rsidRDefault="00000000" w:rsidRPr="00000000" w14:paraId="0000000D">
            <w:pPr>
              <w:spacing w:after="80" w:before="80" w:lineRule="auto"/>
              <w:rPr/>
            </w:pPr>
            <w:r w:rsidDel="00000000" w:rsidR="00000000" w:rsidRPr="00000000">
              <w:rPr>
                <w:rFonts w:ascii="Arial" w:cs="Arial" w:eastAsia="Arial" w:hAnsi="Arial"/>
                <w:b w:val="1"/>
                <w:bCs w:val="1"/>
                <w:color w:val="ffffff"/>
                <w:sz w:val="17"/>
                <w:szCs w:val="17"/>
                <w:rtl w:val="0"/>
              </w:rPr>
              <w:t xml:space="preserve">Total Pembiayaan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0E">
            <w:pPr>
              <w:spacing w:after="80" w:before="80" w:lineRule="auto"/>
              <w:rPr/>
            </w:pPr>
            <w:r w:rsidDel="00000000" w:rsidR="00000000" w:rsidRPr="00000000">
              <w:rPr>
                <w:rFonts w:ascii="Arial" w:cs="Arial" w:eastAsia="Arial" w:hAnsi="Arial"/>
                <w:b w:val="0"/>
                <w:bCs w:val="0"/>
                <w:i w:val="1"/>
                <w:iCs w:val="1"/>
                <w:color w:val="5d6d7e"/>
                <w:sz w:val="17"/>
                <w:szCs w:val="17"/>
                <w:rtl w:val="0"/>
              </w:rPr>
              <w:t xml:space="preserve">Rp [xxx.xxx.xxx],-</w:t>
            </w:r>
            <w:r w:rsidDel="00000000" w:rsidR="00000000" w:rsidRPr="00000000">
              <w:rPr>
                <w:rtl w:val="0"/>
              </w:rPr>
            </w:r>
          </w:p>
        </w:tc>
      </w:tr>
      <w:tr>
        <w:trPr>
          <w:cantSplit w:val="0"/>
          <w:tblHeader w:val="0"/>
        </w:trPr>
        <w:tc>
          <w:tcPr>
            <w:tcBorders>
              <w:top w:color="2874a6" w:space="0" w:sz="6" w:val="single"/>
              <w:left w:color="2874a6" w:space="0" w:sz="6" w:val="single"/>
              <w:bottom w:color="2874a6" w:space="0" w:sz="6" w:val="single"/>
              <w:right w:color="2874a6" w:space="0" w:sz="6" w:val="single"/>
            </w:tcBorders>
            <w:shd w:fill="2874a6" w:val="clear"/>
            <w:tcMar>
              <w:top w:w="80.0" w:type="dxa"/>
              <w:left w:w="120.0" w:type="dxa"/>
              <w:bottom w:w="80.0" w:type="dxa"/>
              <w:right w:w="120.0" w:type="dxa"/>
            </w:tcMar>
          </w:tcPr>
          <w:p w:rsidR="00000000" w:rsidDel="00000000" w:rsidP="00000000" w:rsidRDefault="00000000" w:rsidRPr="00000000" w14:paraId="0000000F">
            <w:pPr>
              <w:spacing w:after="80" w:before="80" w:lineRule="auto"/>
              <w:rPr/>
            </w:pPr>
            <w:r w:rsidDel="00000000" w:rsidR="00000000" w:rsidRPr="00000000">
              <w:rPr>
                <w:rFonts w:ascii="Arial" w:cs="Arial" w:eastAsia="Arial" w:hAnsi="Arial"/>
                <w:b w:val="1"/>
                <w:bCs w:val="1"/>
                <w:color w:val="ffffff"/>
                <w:sz w:val="17"/>
                <w:szCs w:val="17"/>
                <w:rtl w:val="0"/>
              </w:rPr>
              <w:t xml:space="preserve">Reviewer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10">
            <w:pPr>
              <w:spacing w:after="80" w:before="80" w:lineRule="auto"/>
              <w:rPr/>
            </w:pPr>
            <w:r w:rsidDel="00000000" w:rsidR="00000000" w:rsidRPr="00000000">
              <w:rPr>
                <w:rFonts w:ascii="Arial" w:cs="Arial" w:eastAsia="Arial" w:hAnsi="Arial"/>
                <w:b w:val="0"/>
                <w:bCs w:val="0"/>
                <w:i w:val="1"/>
                <w:iCs w:val="1"/>
                <w:color w:val="5d6d7e"/>
                <w:sz w:val="17"/>
                <w:szCs w:val="17"/>
                <w:rtl w:val="0"/>
              </w:rPr>
              <w:t xml:space="preserve">[Nama Reviewer / Unit Risk]</w:t>
            </w:r>
            <w:r w:rsidDel="00000000" w:rsidR="00000000" w:rsidRPr="00000000">
              <w:rPr>
                <w:rtl w:val="0"/>
              </w:rPr>
            </w:r>
          </w:p>
        </w:tc>
      </w:tr>
    </w:tbl>
    <w:p w:rsidR="00000000" w:rsidDel="00000000" w:rsidP="00000000" w:rsidRDefault="00000000" w:rsidRPr="00000000" w14:paraId="00000011">
      <w:pPr>
        <w:spacing w:after="0" w:before="600" w:lineRule="auto"/>
        <w:rPr/>
      </w:pPr>
      <w:r w:rsidDel="00000000" w:rsidR="00000000" w:rsidRPr="00000000">
        <w:rPr>
          <w:rtl w:val="0"/>
        </w:rPr>
      </w:r>
    </w:p>
    <w:p w:rsidR="00000000" w:rsidDel="00000000" w:rsidP="00000000" w:rsidRDefault="00000000" w:rsidRPr="00000000" w14:paraId="00000012">
      <w:pPr>
        <w:pBdr>
          <w:top w:color="e74c3c" w:space="0" w:sz="8" w:val="single"/>
          <w:bottom w:color="e74c3c" w:space="0" w:sz="8" w:val="single"/>
        </w:pBdr>
        <w:spacing w:after="120" w:before="120" w:lineRule="auto"/>
        <w:jc w:val="center"/>
        <w:rPr/>
      </w:pPr>
      <w:r w:rsidDel="00000000" w:rsidR="00000000" w:rsidRPr="00000000">
        <w:rPr>
          <w:rFonts w:ascii="Arial" w:cs="Arial" w:eastAsia="Arial" w:hAnsi="Arial"/>
          <w:b w:val="1"/>
          <w:bCs w:val="1"/>
          <w:color w:val="e74c3c"/>
          <w:sz w:val="15"/>
          <w:szCs w:val="15"/>
          <w:rtl w:val="0"/>
        </w:rPr>
        <w:t xml:space="preserve">DOKUMEN INTERNAL — RAHASIA</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hd w:fill="1b4f72" w:val="clear"/>
        <w:spacing w:after="120" w:before="240" w:lineRule="auto"/>
        <w:ind w:left="200" w:right="200" w:firstLine="0"/>
        <w:rPr/>
      </w:pPr>
      <w:r w:rsidDel="00000000" w:rsidR="00000000" w:rsidRPr="00000000">
        <w:rPr>
          <w:rFonts w:ascii="Arial" w:cs="Arial" w:eastAsia="Arial" w:hAnsi="Arial"/>
          <w:b w:val="1"/>
          <w:bCs w:val="1"/>
          <w:color w:val="ffffff"/>
          <w:sz w:val="22"/>
          <w:szCs w:val="22"/>
          <w:rtl w:val="0"/>
        </w:rPr>
        <w:t xml:space="preserve">I. RINGKASAN EKSEKUTIF</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Arial" w:cs="Arial" w:eastAsia="Arial" w:hAnsi="Arial"/>
          <w:b w:val="0"/>
          <w:bCs w:val="0"/>
          <w:color w:val="000000"/>
          <w:sz w:val="18"/>
          <w:szCs w:val="18"/>
          <w:rtl w:val="0"/>
        </w:rPr>
        <w:t xml:space="preserve">Bagian ini menyajikan ringkasan keputusan dan temuan utama atas pengajuan pembiayaan yang dianalisis, sebagai panduan cepat bagi Komite Pembiayaan dan Dewan Pengawas Syariah (DPS).</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72" w:space="0" w:sz="8" w:val="single"/>
              <w:left w:color="1b4f72" w:space="0" w:sz="8" w:val="single"/>
              <w:bottom w:color="1b4f72" w:space="0" w:sz="8" w:val="single"/>
              <w:right w:color="1b4f72" w:space="0" w:sz="8" w:val="single"/>
            </w:tcBorders>
            <w:shd w:fill="1b4f72" w:val="clear"/>
            <w:tcMar>
              <w:top w:w="120.0" w:type="dxa"/>
              <w:left w:w="200.0" w:type="dxa"/>
              <w:bottom w:w="120.0" w:type="dxa"/>
              <w:right w:w="200.0" w:type="dxa"/>
            </w:tcMar>
          </w:tcPr>
          <w:p w:rsidR="00000000" w:rsidDel="00000000" w:rsidP="00000000" w:rsidRDefault="00000000" w:rsidRPr="00000000" w14:paraId="00000017">
            <w:pPr>
              <w:spacing w:after="40" w:before="80" w:lineRule="auto"/>
              <w:jc w:val="center"/>
              <w:rPr/>
            </w:pPr>
            <w:r w:rsidDel="00000000" w:rsidR="00000000" w:rsidRPr="00000000">
              <w:rPr>
                <w:rFonts w:ascii="Arial" w:cs="Arial" w:eastAsia="Arial" w:hAnsi="Arial"/>
                <w:b w:val="1"/>
                <w:bCs w:val="1"/>
                <w:color w:val="ffffff"/>
                <w:sz w:val="18"/>
                <w:szCs w:val="18"/>
                <w:rtl w:val="0"/>
              </w:rPr>
              <w:t xml:space="preserve">REKOMENDASI UNIT RISIKO</w:t>
            </w:r>
            <w:r w:rsidDel="00000000" w:rsidR="00000000" w:rsidRPr="00000000">
              <w:rPr>
                <w:rtl w:val="0"/>
              </w:rPr>
            </w:r>
          </w:p>
          <w:p w:rsidR="00000000" w:rsidDel="00000000" w:rsidP="00000000" w:rsidRDefault="00000000" w:rsidRPr="00000000" w14:paraId="00000018">
            <w:pPr>
              <w:spacing w:after="80" w:before="40" w:lineRule="auto"/>
              <w:jc w:val="center"/>
              <w:rPr/>
            </w:pPr>
            <w:r w:rsidDel="00000000" w:rsidR="00000000" w:rsidRPr="00000000">
              <w:rPr>
                <w:rFonts w:ascii="Arial" w:cs="Arial" w:eastAsia="Arial" w:hAnsi="Arial"/>
                <w:b w:val="1"/>
                <w:bCs w:val="1"/>
                <w:i w:val="1"/>
                <w:iCs w:val="1"/>
                <w:color w:val="1abc9c"/>
                <w:sz w:val="22"/>
                <w:szCs w:val="22"/>
                <w:rtl w:val="0"/>
              </w:rPr>
              <w:t xml:space="preserve">[ DISETUJUI  /  DISETUJUI DENGAN SYARAT  /  DITOLAK ]</w:t>
            </w:r>
            <w:r w:rsidDel="00000000" w:rsidR="00000000" w:rsidRPr="00000000">
              <w:rPr>
                <w:rtl w:val="0"/>
              </w:rPr>
            </w:r>
          </w:p>
        </w:tc>
      </w:tr>
    </w:tbl>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1.1 Profil Pengajuan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01B">
            <w:pPr>
              <w:spacing w:after="60" w:before="60" w:lineRule="auto"/>
              <w:rPr/>
            </w:pPr>
            <w:r w:rsidDel="00000000" w:rsidR="00000000" w:rsidRPr="00000000">
              <w:rPr>
                <w:rFonts w:ascii="Arial" w:cs="Arial" w:eastAsia="Arial" w:hAnsi="Arial"/>
                <w:b w:val="1"/>
                <w:bCs w:val="1"/>
                <w:color w:val="1b4f72"/>
                <w:sz w:val="16"/>
                <w:szCs w:val="16"/>
                <w:rtl w:val="0"/>
              </w:rPr>
              <w:t xml:space="preserve">Nama Nasabah / Pemohon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1C">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[Nama Perusahaan / Individu]</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1D">
            <w:pPr>
              <w:spacing w:after="60" w:before="60" w:lineRule="auto"/>
              <w:rPr/>
            </w:pPr>
            <w:r w:rsidDel="00000000" w:rsidR="00000000" w:rsidRPr="00000000">
              <w:rPr>
                <w:rFonts w:ascii="Arial" w:cs="Arial" w:eastAsia="Arial" w:hAnsi="Arial"/>
                <w:b w:val="1"/>
                <w:bCs w:val="1"/>
                <w:color w:val="1b4f72"/>
                <w:sz w:val="16"/>
                <w:szCs w:val="16"/>
                <w:rtl w:val="0"/>
              </w:rPr>
              <w:t xml:space="preserve">Key Person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1E">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[Nama Direktur / Pemilik]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01F">
            <w:pPr>
              <w:spacing w:after="60" w:before="60" w:lineRule="auto"/>
              <w:rPr/>
            </w:pPr>
            <w:r w:rsidDel="00000000" w:rsidR="00000000" w:rsidRPr="00000000">
              <w:rPr>
                <w:rFonts w:ascii="Arial" w:cs="Arial" w:eastAsia="Arial" w:hAnsi="Arial"/>
                <w:b w:val="1"/>
                <w:bCs w:val="1"/>
                <w:color w:val="1b4f72"/>
                <w:sz w:val="16"/>
                <w:szCs w:val="16"/>
                <w:rtl w:val="0"/>
              </w:rPr>
              <w:t xml:space="preserve">Grup / Afiliasi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20">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[Nama Grup Usaha, jika ada]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21">
            <w:pPr>
              <w:spacing w:after="60" w:before="60" w:lineRule="auto"/>
              <w:rPr/>
            </w:pPr>
            <w:r w:rsidDel="00000000" w:rsidR="00000000" w:rsidRPr="00000000">
              <w:rPr>
                <w:rFonts w:ascii="Arial" w:cs="Arial" w:eastAsia="Arial" w:hAnsi="Arial"/>
                <w:b w:val="1"/>
                <w:bCs w:val="1"/>
                <w:color w:val="1b4f72"/>
                <w:sz w:val="16"/>
                <w:szCs w:val="16"/>
                <w:rtl w:val="0"/>
              </w:rPr>
              <w:t xml:space="preserve">Bidang Usaha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22">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[Deskripsi singkat bidang usaha]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023">
            <w:pPr>
              <w:spacing w:after="60" w:before="60" w:lineRule="auto"/>
              <w:rPr/>
            </w:pPr>
            <w:r w:rsidDel="00000000" w:rsidR="00000000" w:rsidRPr="00000000">
              <w:rPr>
                <w:rFonts w:ascii="Arial" w:cs="Arial" w:eastAsia="Arial" w:hAnsi="Arial"/>
                <w:b w:val="1"/>
                <w:bCs w:val="1"/>
                <w:color w:val="1b4f72"/>
                <w:sz w:val="16"/>
                <w:szCs w:val="16"/>
                <w:rtl w:val="0"/>
              </w:rPr>
              <w:t xml:space="preserve">Kategori Nasabah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24">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Baru / Existing sejak [Tahun]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25">
            <w:pPr>
              <w:spacing w:after="60" w:before="60" w:lineRule="auto"/>
              <w:rPr/>
            </w:pPr>
            <w:r w:rsidDel="00000000" w:rsidR="00000000" w:rsidRPr="00000000">
              <w:rPr>
                <w:rFonts w:ascii="Arial" w:cs="Arial" w:eastAsia="Arial" w:hAnsi="Arial"/>
                <w:b w:val="1"/>
                <w:bCs w:val="1"/>
                <w:color w:val="1b4f72"/>
                <w:sz w:val="16"/>
                <w:szCs w:val="16"/>
                <w:rtl w:val="0"/>
              </w:rPr>
              <w:t xml:space="preserve">Sumber Perolehan Nasabah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26">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[Internal Referral / Marketing / Walk-in]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027">
            <w:pPr>
              <w:spacing w:after="60" w:before="60" w:lineRule="auto"/>
              <w:rPr/>
            </w:pPr>
            <w:r w:rsidDel="00000000" w:rsidR="00000000" w:rsidRPr="00000000">
              <w:rPr>
                <w:rFonts w:ascii="Arial" w:cs="Arial" w:eastAsia="Arial" w:hAnsi="Arial"/>
                <w:b w:val="1"/>
                <w:bCs w:val="1"/>
                <w:color w:val="1b4f72"/>
                <w:sz w:val="16"/>
                <w:szCs w:val="16"/>
                <w:rtl w:val="0"/>
              </w:rPr>
              <w:t xml:space="preserve">Pengusul (Unit Bisnis)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28">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[Nama Account Officer / Unit]</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1.2 Ringkasan Fasilitas </w:t>
      </w:r>
      <w:sdt>
        <w:sdtPr>
          <w:id w:val="2020198482"/>
          <w:tag w:val="goog_rdk_0"/>
        </w:sdtPr>
        <w:sdtContent>
          <w:ins w:author="Ade Wikasyah" w:id="0" w:date="2026-04-14T06:42:22Z"/>
          <w:sdt>
            <w:sdtPr>
              <w:id w:val="937983105"/>
              <w:tag w:val="goog_rdk_1"/>
            </w:sdtPr>
            <w:sdtContent>
              <w:ins w:author="Ade Wikasyah" w:id="0" w:date="2026-04-14T06:42:22Z">
                <w:r w:rsidDel="00000000" w:rsidR="00000000" w:rsidRPr="00000000">
                  <w:rPr>
                    <w:b w:val="1"/>
                    <w:bCs w:val="1"/>
                    <w:color w:val="2874a6"/>
                    <w:sz w:val="18"/>
                    <w:szCs w:val="18"/>
                    <w:rtl w:val="0"/>
                    <w:rPrChange w:author="Ade Wikasyah" w:id="1" w:date="2026-04-14T06:42:22Z">
                      <w:rPr>
                        <w:rFonts w:ascii="Arial" w:cs="Arial" w:eastAsia="Arial" w:hAnsi="Arial"/>
                        <w:b w:val="1"/>
                        <w:bCs w:val="1"/>
                        <w:color w:val="2874a6"/>
                        <w:sz w:val="18"/>
                        <w:szCs w:val="18"/>
                      </w:rPr>
                    </w:rPrChange>
                  </w:rPr>
                  <w:t xml:space="preserve">Nasabah/Calon Nasabah</w:t>
                </w:r>
              </w:ins>
            </w:sdtContent>
          </w:sdt>
          <w:ins w:author="Ade Wikasyah" w:id="0" w:date="2026-04-14T06:42:22Z"/>
        </w:sdtContent>
      </w:sdt>
      <w:sdt>
        <w:sdtPr>
          <w:id w:val="1222310917"/>
          <w:tag w:val="goog_rdk_2"/>
        </w:sdtPr>
        <w:sdtContent>
          <w:del w:author="Ade Wikasyah" w:id="0" w:date="2026-04-14T06:42:22Z"/>
          <w:sdt>
            <w:sdtPr>
              <w:id w:val="-339285917"/>
              <w:tag w:val="goog_rdk_3"/>
            </w:sdtPr>
            <w:sdtContent>
              <w:del w:author="Ade Wikasyah" w:id="0" w:date="2026-04-14T06:42:22Z">
                <w:r w:rsidDel="00000000" w:rsidR="00000000" w:rsidRPr="00000000">
                  <w:rPr>
                    <w:b w:val="1"/>
                    <w:bCs w:val="1"/>
                    <w:color w:val="2874a6"/>
                    <w:sz w:val="18"/>
                    <w:szCs w:val="18"/>
                    <w:rtl w:val="0"/>
                    <w:rPrChange w:author="Ade Wikasyah" w:id="1" w:date="2026-04-14T06:42:22Z">
                      <w:rPr>
                        <w:rFonts w:ascii="Arial" w:cs="Arial" w:eastAsia="Arial" w:hAnsi="Arial"/>
                        <w:b w:val="1"/>
                        <w:bCs w:val="1"/>
                        <w:color w:val="2874a6"/>
                        <w:sz w:val="18"/>
                        <w:szCs w:val="18"/>
                      </w:rPr>
                    </w:rPrChange>
                  </w:rPr>
                  <w:delText xml:space="preserve">yang Diusulkan</w:delText>
                </w:r>
              </w:del>
            </w:sdtContent>
          </w:sdt>
          <w:del w:author="Ade Wikasyah" w:id="0" w:date="2026-04-14T06:42:22Z"/>
        </w:sdtContent>
      </w:sdt>
      <w:r w:rsidDel="00000000" w:rsidR="00000000" w:rsidRPr="00000000">
        <w:rPr>
          <w:rtl w:val="0"/>
        </w:rPr>
      </w:r>
    </w:p>
    <w:tbl>
      <w:tblPr>
        <w:tblStyle w:val="Table4"/>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2295"/>
        <w:gridCol w:w="1800"/>
        <w:gridCol w:w="1200"/>
        <w:gridCol w:w="1440"/>
        <w:gridCol w:w="1395"/>
        <w:gridCol w:w="990"/>
        <w:tblGridChange w:id="0">
          <w:tblGrid>
            <w:gridCol w:w="525"/>
            <w:gridCol w:w="2295"/>
            <w:gridCol w:w="1800"/>
            <w:gridCol w:w="1200"/>
            <w:gridCol w:w="1440"/>
            <w:gridCol w:w="1395"/>
            <w:gridCol w:w="99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2B">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No</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2C">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Jenis Fasilitas</w:t>
            </w:r>
            <w:r w:rsidDel="00000000" w:rsidR="00000000" w:rsidRPr="00000000">
              <w:rPr>
                <w:rtl w:val="0"/>
              </w:rPr>
            </w:r>
          </w:p>
        </w:tc>
        <w:sdt>
          <w:sdtPr>
            <w:id w:val="1073855480"/>
            <w:tag w:val="goog_rdk_5"/>
          </w:sdtPr>
          <w:sdtContent>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cellIns w:author="Ade Wikasyah" w:id="2" w:date="2026-04-14T06:42:56Z"/>
              </w:tcPr>
              <w:sdt>
                <w:sdtPr>
                  <w:id w:val="1313016178"/>
                  <w:tag w:val="goog_rdk_9"/>
                </w:sdtPr>
                <w:sdtContent>
                  <w:p w:rsidR="00000000" w:rsidDel="00000000" w:rsidP="00000000" w:rsidRDefault="00000000" w:rsidRPr="00000000" w14:paraId="0000002D">
                    <w:pPr>
                      <w:spacing w:after="60" w:before="60" w:lineRule="auto"/>
                      <w:jc w:val="center"/>
                      <w:rPr>
                        <w:ins w:author="Ade Wikasyah" w:id="2" w:date="2026-04-14T06:42:56Z"/>
                        <w:rFonts w:ascii="Arial" w:cs="Arial" w:eastAsia="Arial" w:hAnsi="Arial"/>
                        <w:b w:val="1"/>
                        <w:bCs w:val="1"/>
                        <w:color w:val="ffffff"/>
                        <w:sz w:val="16"/>
                        <w:szCs w:val="16"/>
                        <w:rPrChange w:author="Ade Wikasyah" w:id="3" w:date="2026-04-14T06:42:56Z">
                          <w:rPr/>
                        </w:rPrChange>
                      </w:rPr>
                    </w:pPr>
                    <w:sdt>
                      <w:sdtPr>
                        <w:id w:val="2093302887"/>
                        <w:tag w:val="goog_rdk_6"/>
                      </w:sdtPr>
                      <w:sdtContent>
                        <w:ins w:author="Ade Wikasyah" w:id="2" w:date="2026-04-14T06:42:56Z"/>
                        <w:sdt>
                          <w:sdtPr>
                            <w:id w:val="-805554091"/>
                            <w:tag w:val="goog_rdk_7"/>
                          </w:sdtPr>
                          <w:sdtContent>
                            <w:ins w:author="Ade Wikasyah" w:id="2" w:date="2026-04-14T06:42:56Z">
                              <w:r w:rsidDel="00000000" w:rsidR="00000000" w:rsidRPr="00000000">
                                <w:rPr>
                                  <w:b w:val="1"/>
                                  <w:bCs w:val="1"/>
                                  <w:color w:val="ffffff"/>
                                  <w:sz w:val="16"/>
                                  <w:szCs w:val="16"/>
                                  <w:rtl w:val="0"/>
                                  <w:rPrChange w:author="Ade Wikasyah" w:id="3" w:date="2026-04-14T06:42:56Z">
                                    <w:rPr/>
                                  </w:rPrChange>
                                </w:rPr>
                                <w:t xml:space="preserve">Status Fasilitas</w:t>
                              </w:r>
                            </w:ins>
                          </w:sdtContent>
                        </w:sdt>
                        <w:ins w:author="Ade Wikasyah" w:id="2" w:date="2026-04-14T06:42:56Z">
                          <w:sdt>
                            <w:sdtPr>
                              <w:id w:val="-106236396"/>
                              <w:tag w:val="goog_rdk_8"/>
                            </w:sdtPr>
                            <w:sdtContent>
                              <w:r w:rsidDel="00000000" w:rsidR="00000000" w:rsidRPr="00000000">
                                <w:rPr>
                                  <w:rtl w:val="0"/>
                                </w:rPr>
                              </w:r>
                            </w:sdtContent>
                          </w:sdt>
                        </w:ins>
                      </w:sdtContent>
                    </w:sdt>
                  </w:p>
                </w:sdtContent>
              </w:sdt>
            </w:tc>
          </w:sdtContent>
        </w:sdt>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2E">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Limit (Rp)</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2F">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Akad</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30">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Tarif/Nisbah</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31">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Tujuan Penggunaan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3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3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Line Facility – Modal Kerja</w:t>
            </w:r>
            <w:r w:rsidDel="00000000" w:rsidR="00000000" w:rsidRPr="00000000">
              <w:rPr>
                <w:rtl w:val="0"/>
              </w:rPr>
            </w:r>
          </w:p>
        </w:tc>
        <w:sdt>
          <w:sdtPr>
            <w:id w:val="-1015132991"/>
            <w:tag w:val="goog_rdk_11"/>
          </w:sdtPr>
          <w:sdtContent>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cellIns w:author="Ade Wikasyah" w:id="2" w:date="2026-04-14T06:42:56Z"/>
              </w:tcPr>
              <w:sdt>
                <w:sdtPr>
                  <w:id w:val="-903306025"/>
                  <w:tag w:val="goog_rdk_15"/>
                </w:sdtPr>
                <w:sdtContent>
                  <w:p w:rsidR="00000000" w:rsidDel="00000000" w:rsidP="00000000" w:rsidRDefault="00000000" w:rsidRPr="00000000" w14:paraId="00000034">
                    <w:pPr>
                      <w:spacing w:after="60" w:before="60" w:lineRule="auto"/>
                      <w:jc w:val="center"/>
                      <w:rPr>
                        <w:ins w:author="Ade Wikasyah" w:id="2" w:date="2026-04-14T06:42:56Z"/>
                        <w:rFonts w:ascii="Arial" w:cs="Arial" w:eastAsia="Arial" w:hAnsi="Arial"/>
                        <w:b w:val="0"/>
                        <w:bCs w:val="0"/>
                        <w:color w:val="000000"/>
                        <w:sz w:val="16"/>
                        <w:szCs w:val="16"/>
                        <w:rPrChange w:author="Ade Wikasyah" w:id="3" w:date="2026-04-14T06:42:56Z">
                          <w:rPr/>
                        </w:rPrChange>
                      </w:rPr>
                    </w:pPr>
                    <w:sdt>
                      <w:sdtPr>
                        <w:id w:val="1464934552"/>
                        <w:tag w:val="goog_rdk_12"/>
                      </w:sdtPr>
                      <w:sdtContent>
                        <w:ins w:author="Ade Wikasyah" w:id="2" w:date="2026-04-14T06:42:56Z"/>
                        <w:sdt>
                          <w:sdtPr>
                            <w:id w:val="-1373816111"/>
                            <w:tag w:val="goog_rdk_13"/>
                          </w:sdtPr>
                          <w:sdtContent>
                            <w:ins w:author="Ade Wikasyah" w:id="2" w:date="2026-04-14T06:42:56Z">
                              <w:r w:rsidDel="00000000" w:rsidR="00000000" w:rsidRPr="00000000">
                                <w:rPr>
                                  <w:sz w:val="16"/>
                                  <w:szCs w:val="16"/>
                                  <w:rtl w:val="0"/>
                                  <w:rPrChange w:author="Ade Wikasyah" w:id="3" w:date="2026-04-14T06:42:56Z">
                                    <w:rPr/>
                                  </w:rPrChange>
                                </w:rPr>
                                <w:t xml:space="preserve">Eksisting</w:t>
                              </w:r>
                            </w:ins>
                          </w:sdtContent>
                        </w:sdt>
                        <w:ins w:author="Ade Wikasyah" w:id="2" w:date="2026-04-14T06:42:56Z">
                          <w:sdt>
                            <w:sdtPr>
                              <w:id w:val="-1615302676"/>
                              <w:tag w:val="goog_rdk_14"/>
                            </w:sdtPr>
                            <w:sdtContent>
                              <w:r w:rsidDel="00000000" w:rsidR="00000000" w:rsidRPr="00000000">
                                <w:rPr>
                                  <w:rtl w:val="0"/>
                                </w:rPr>
                              </w:r>
                            </w:sdtContent>
                          </w:sdt>
                        </w:ins>
                      </w:sdtContent>
                    </w:sdt>
                  </w:p>
                </w:sdtContent>
              </w:sdt>
            </w:tc>
          </w:sdtContent>
        </w:sdt>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3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2.500.000.000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3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Musyarakah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3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Ekv. 15% p.a.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3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Modal kerja operasional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3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3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Line Facility – Investasi</w:t>
            </w:r>
            <w:r w:rsidDel="00000000" w:rsidR="00000000" w:rsidRPr="00000000">
              <w:rPr>
                <w:rtl w:val="0"/>
              </w:rPr>
            </w:r>
          </w:p>
        </w:tc>
        <w:sdt>
          <w:sdtPr>
            <w:id w:val="1139704145"/>
            <w:tag w:val="goog_rdk_17"/>
          </w:sdtPr>
          <w:sdtContent>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cellIns w:author="Ade Wikasyah" w:id="2" w:date="2026-04-14T06:42:56Z"/>
              </w:tcPr>
              <w:sdt>
                <w:sdtPr>
                  <w:id w:val="-604928905"/>
                  <w:tag w:val="goog_rdk_21"/>
                </w:sdtPr>
                <w:sdtContent>
                  <w:p w:rsidR="00000000" w:rsidDel="00000000" w:rsidP="00000000" w:rsidRDefault="00000000" w:rsidRPr="00000000" w14:paraId="0000003B">
                    <w:pPr>
                      <w:spacing w:after="60" w:before="60" w:lineRule="auto"/>
                      <w:jc w:val="center"/>
                      <w:rPr>
                        <w:ins w:author="Ade Wikasyah" w:id="2" w:date="2026-04-14T06:42:56Z"/>
                        <w:rFonts w:ascii="Arial" w:cs="Arial" w:eastAsia="Arial" w:hAnsi="Arial"/>
                        <w:b w:val="0"/>
                        <w:bCs w:val="0"/>
                        <w:color w:val="000000"/>
                        <w:sz w:val="16"/>
                        <w:szCs w:val="16"/>
                        <w:rPrChange w:author="Ade Wikasyah" w:id="3" w:date="2026-04-14T06:42:56Z">
                          <w:rPr/>
                        </w:rPrChange>
                      </w:rPr>
                    </w:pPr>
                    <w:sdt>
                      <w:sdtPr>
                        <w:id w:val="1793007427"/>
                        <w:tag w:val="goog_rdk_18"/>
                      </w:sdtPr>
                      <w:sdtContent>
                        <w:ins w:author="Ade Wikasyah" w:id="2" w:date="2026-04-14T06:42:56Z"/>
                        <w:sdt>
                          <w:sdtPr>
                            <w:id w:val="-191313816"/>
                            <w:tag w:val="goog_rdk_19"/>
                          </w:sdtPr>
                          <w:sdtContent>
                            <w:ins w:author="Ade Wikasyah" w:id="2" w:date="2026-04-14T06:42:56Z">
                              <w:r w:rsidDel="00000000" w:rsidR="00000000" w:rsidRPr="00000000">
                                <w:rPr>
                                  <w:sz w:val="16"/>
                                  <w:szCs w:val="16"/>
                                  <w:rtl w:val="0"/>
                                  <w:rPrChange w:author="Ade Wikasyah" w:id="3" w:date="2026-04-14T06:42:56Z">
                                    <w:rPr/>
                                  </w:rPrChange>
                                </w:rPr>
                                <w:t xml:space="preserve">Tambahan</w:t>
                              </w:r>
                            </w:ins>
                          </w:sdtContent>
                        </w:sdt>
                        <w:ins w:author="Ade Wikasyah" w:id="2" w:date="2026-04-14T06:42:56Z">
                          <w:sdt>
                            <w:sdtPr>
                              <w:id w:val="-420911130"/>
                              <w:tag w:val="goog_rdk_20"/>
                            </w:sdtPr>
                            <w:sdtContent>
                              <w:r w:rsidDel="00000000" w:rsidR="00000000" w:rsidRPr="00000000">
                                <w:rPr>
                                  <w:rtl w:val="0"/>
                                </w:rPr>
                              </w:r>
                            </w:sdtContent>
                          </w:sdt>
                        </w:ins>
                      </w:sdtContent>
                    </w:sdt>
                  </w:p>
                </w:sdtContent>
              </w:sdt>
            </w:tc>
          </w:sdtContent>
        </w:sdt>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3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500.000.000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3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Musyarakah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3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Ekv. 15% p.a.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3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Pengadaan kantor operasional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40">
            <w:pPr>
              <w:spacing w:after="60" w:before="60" w:lineRule="auto"/>
              <w:jc w:val="left"/>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4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TOTAL</w:t>
            </w:r>
            <w:r w:rsidDel="00000000" w:rsidR="00000000" w:rsidRPr="00000000">
              <w:rPr>
                <w:rtl w:val="0"/>
              </w:rPr>
            </w:r>
          </w:p>
        </w:tc>
        <w:sdt>
          <w:sdtPr>
            <w:id w:val="-1939833554"/>
            <w:tag w:val="goog_rdk_23"/>
          </w:sdtPr>
          <w:sdtContent>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cellIns w:author="Ade Wikasyah" w:id="2" w:date="2026-04-14T06:42:56Z"/>
              </w:tcPr>
              <w:sdt>
                <w:sdtPr>
                  <w:id w:val="586544790"/>
                  <w:tag w:val="goog_rdk_26"/>
                </w:sdtPr>
                <w:sdtContent>
                  <w:p w:rsidR="00000000" w:rsidDel="00000000" w:rsidP="00000000" w:rsidRDefault="00000000" w:rsidRPr="00000000" w14:paraId="00000042">
                    <w:pPr>
                      <w:spacing w:after="60" w:before="60" w:lineRule="auto"/>
                      <w:jc w:val="left"/>
                      <w:rPr>
                        <w:ins w:author="Ade Wikasyah" w:id="2" w:date="2026-04-14T06:42:56Z"/>
                        <w:rFonts w:ascii="Arial" w:cs="Arial" w:eastAsia="Arial" w:hAnsi="Arial"/>
                        <w:b w:val="0"/>
                        <w:bCs w:val="0"/>
                        <w:color w:val="000000"/>
                        <w:sz w:val="16"/>
                        <w:szCs w:val="16"/>
                        <w:rPrChange w:author="Ade Wikasyah" w:id="3" w:date="2026-04-14T06:42:56Z">
                          <w:rPr/>
                        </w:rPrChange>
                      </w:rPr>
                    </w:pPr>
                    <w:sdt>
                      <w:sdtPr>
                        <w:id w:val="-2109473828"/>
                        <w:tag w:val="goog_rdk_24"/>
                      </w:sdtPr>
                      <w:sdtContent>
                        <w:ins w:author="Ade Wikasyah" w:id="2" w:date="2026-04-14T06:42:56Z"/>
                        <w:sdt>
                          <w:sdtPr>
                            <w:id w:val="-1277012392"/>
                            <w:tag w:val="goog_rdk_25"/>
                          </w:sdtPr>
                          <w:sdtContent>
                            <w:ins w:author="Ade Wikasyah" w:id="2" w:date="2026-04-14T06:42:56Z">
                              <w:r w:rsidDel="00000000" w:rsidR="00000000" w:rsidRPr="00000000">
                                <w:rPr>
                                  <w:rtl w:val="0"/>
                                </w:rPr>
                              </w:r>
                            </w:ins>
                          </w:sdtContent>
                        </w:sdt>
                        <w:ins w:author="Ade Wikasyah" w:id="2" w:date="2026-04-14T06:42:56Z"/>
                      </w:sdtContent>
                    </w:sdt>
                  </w:p>
                </w:sdtContent>
              </w:sdt>
            </w:tc>
          </w:sdtContent>
        </w:sdt>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4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3.000.000.000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44">
            <w:pPr>
              <w:spacing w:after="60" w:before="60" w:lineRule="auto"/>
              <w:jc w:val="left"/>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45">
            <w:pPr>
              <w:spacing w:after="60" w:before="60" w:lineRule="auto"/>
              <w:jc w:val="left"/>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46">
            <w:pPr>
              <w:spacing w:after="60" w:before="60" w:lineRule="auto"/>
              <w:jc w:val="left"/>
              <w:rPr/>
            </w:pPr>
            <w:r w:rsidDel="00000000" w:rsidR="00000000" w:rsidRPr="00000000">
              <w:rPr>
                <w:rtl w:val="0"/>
              </w:rPr>
            </w:r>
          </w:p>
        </w:tc>
      </w:tr>
    </w:tbl>
    <w:p w:rsidR="00000000" w:rsidDel="00000000" w:rsidP="00000000" w:rsidRDefault="00000000" w:rsidRPr="00000000" w14:paraId="00000047">
      <w:pPr>
        <w:spacing w:after="60" w:before="60" w:lineRule="auto"/>
        <w:rPr/>
      </w:pPr>
      <w:r w:rsidDel="00000000" w:rsidR="00000000" w:rsidRPr="00000000">
        <w:rPr>
          <w:rtl w:val="0"/>
        </w:rPr>
      </w:r>
    </w:p>
    <w:p w:rsidR="00000000" w:rsidDel="00000000" w:rsidP="00000000" w:rsidRDefault="00000000" w:rsidRPr="00000000" w14:paraId="00000048">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1.3 Deviasi RAC &amp; Isu Utama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4000"/>
        <w:gridCol w:w="2000"/>
        <w:gridCol w:w="3000"/>
        <w:tblGridChange w:id="0">
          <w:tblGrid>
            <w:gridCol w:w="360"/>
            <w:gridCol w:w="4000"/>
            <w:gridCol w:w="2000"/>
            <w:gridCol w:w="300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49">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No</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4A">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Isu / Deviasi</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4B">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Kategori</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4C">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Mitigasi / Catatan Risk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4D">
            <w:pPr>
              <w:spacing w:after="60" w:before="60" w:lineRule="auto"/>
              <w:rPr/>
            </w:pPr>
            <w:r w:rsidDel="00000000" w:rsidR="00000000" w:rsidRPr="00000000">
              <w:rPr>
                <w:rFonts w:ascii="Arial" w:cs="Arial" w:eastAsia="Arial" w:hAnsi="Arial"/>
                <w:b w:val="0"/>
                <w:bCs w:val="0"/>
                <w:color w:val="000000"/>
                <w:sz w:val="15"/>
                <w:szCs w:val="15"/>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4E">
            <w:pPr>
              <w:spacing w:after="60" w:before="60" w:lineRule="auto"/>
              <w:rPr/>
            </w:pPr>
            <w:r w:rsidDel="00000000" w:rsidR="00000000" w:rsidRPr="00000000">
              <w:rPr>
                <w:rFonts w:ascii="Arial" w:cs="Arial" w:eastAsia="Arial" w:hAnsi="Arial"/>
                <w:b w:val="0"/>
                <w:bCs w:val="0"/>
                <w:color w:val="000000"/>
                <w:sz w:val="15"/>
                <w:szCs w:val="15"/>
                <w:rtl w:val="0"/>
              </w:rPr>
              <w:t xml:space="preserve">Pembayaran tagihan client tidak dapat disalurkan melalui rekening di Bank Hijra (melalui BCA)</w:t>
            </w:r>
            <w:r w:rsidDel="00000000" w:rsidR="00000000" w:rsidRPr="00000000">
              <w:rPr>
                <w:rtl w:val="0"/>
              </w:rPr>
            </w:r>
          </w:p>
        </w:tc>
        <w:tc>
          <w:tcPr>
            <w:tcBorders>
              <w:top w:color="e74c3c" w:space="0" w:sz="6" w:val="single"/>
              <w:left w:color="e74c3c" w:space="0" w:sz="6" w:val="single"/>
              <w:bottom w:color="e74c3c" w:space="0" w:sz="6" w:val="single"/>
              <w:right w:color="e74c3c" w:space="0" w:sz="6" w:val="single"/>
            </w:tcBorders>
            <w:shd w:fill="fadbd8" w:val="clear"/>
            <w:tcMar>
              <w:top w:w="60.0" w:type="dxa"/>
              <w:left w:w="120.0" w:type="dxa"/>
              <w:bottom w:w="60.0" w:type="dxa"/>
              <w:right w:w="120.0" w:type="dxa"/>
            </w:tcMar>
          </w:tcPr>
          <w:p w:rsidR="00000000" w:rsidDel="00000000" w:rsidP="00000000" w:rsidRDefault="00000000" w:rsidRPr="00000000" w14:paraId="0000004F">
            <w:pPr>
              <w:spacing w:after="60" w:before="60" w:lineRule="auto"/>
              <w:jc w:val="center"/>
              <w:rPr/>
            </w:pPr>
            <w:r w:rsidDel="00000000" w:rsidR="00000000" w:rsidRPr="00000000">
              <w:rPr>
                <w:rFonts w:ascii="Arial" w:cs="Arial" w:eastAsia="Arial" w:hAnsi="Arial"/>
                <w:b w:val="1"/>
                <w:bCs w:val="1"/>
                <w:color w:val="e74c3c"/>
                <w:sz w:val="15"/>
                <w:szCs w:val="15"/>
                <w:rtl w:val="0"/>
              </w:rPr>
              <w:t xml:space="preserve">DEVIASI RAC</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50">
            <w:pPr>
              <w:spacing w:after="60" w:before="60" w:lineRule="auto"/>
              <w:rPr/>
            </w:pPr>
            <w:r w:rsidDel="00000000" w:rsidR="00000000" w:rsidRPr="00000000">
              <w:rPr>
                <w:rFonts w:ascii="Arial" w:cs="Arial" w:eastAsia="Arial" w:hAnsi="Arial"/>
                <w:b w:val="0"/>
                <w:bCs w:val="0"/>
                <w:color w:val="000000"/>
                <w:sz w:val="15"/>
                <w:szCs w:val="15"/>
                <w:rtl w:val="0"/>
              </w:rPr>
              <w:t xml:space="preserve">Direkomendasikan escrow account / side streaming arrangement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51">
            <w:pPr>
              <w:spacing w:after="60" w:before="60" w:lineRule="auto"/>
              <w:rPr/>
            </w:pPr>
            <w:r w:rsidDel="00000000" w:rsidR="00000000" w:rsidRPr="00000000">
              <w:rPr>
                <w:rFonts w:ascii="Arial" w:cs="Arial" w:eastAsia="Arial" w:hAnsi="Arial"/>
                <w:b w:val="0"/>
                <w:bCs w:val="0"/>
                <w:color w:val="000000"/>
                <w:sz w:val="15"/>
                <w:szCs w:val="15"/>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52">
            <w:pPr>
              <w:spacing w:after="60" w:before="60" w:lineRule="auto"/>
              <w:rPr/>
            </w:pPr>
            <w:r w:rsidDel="00000000" w:rsidR="00000000" w:rsidRPr="00000000">
              <w:rPr>
                <w:rFonts w:ascii="Arial" w:cs="Arial" w:eastAsia="Arial" w:hAnsi="Arial"/>
                <w:b w:val="0"/>
                <w:bCs w:val="0"/>
                <w:color w:val="000000"/>
                <w:sz w:val="15"/>
                <w:szCs w:val="15"/>
                <w:rtl w:val="0"/>
              </w:rPr>
              <w:t xml:space="preserve">Rasio SCCR agunan awal 87,22% (di bawah ketentuan minimum 100%)</w:t>
            </w:r>
            <w:r w:rsidDel="00000000" w:rsidR="00000000" w:rsidRPr="00000000">
              <w:rPr>
                <w:rtl w:val="0"/>
              </w:rPr>
            </w:r>
          </w:p>
        </w:tc>
        <w:tc>
          <w:tcPr>
            <w:tcBorders>
              <w:top w:color="e67e22" w:space="0" w:sz="6" w:val="single"/>
              <w:left w:color="e67e22" w:space="0" w:sz="6" w:val="single"/>
              <w:bottom w:color="e67e22" w:space="0" w:sz="6" w:val="single"/>
              <w:right w:color="e67e22" w:space="0" w:sz="6" w:val="single"/>
            </w:tcBorders>
            <w:shd w:fill="fdebd0" w:val="clear"/>
            <w:tcMar>
              <w:top w:w="60.0" w:type="dxa"/>
              <w:left w:w="120.0" w:type="dxa"/>
              <w:bottom w:w="60.0" w:type="dxa"/>
              <w:right w:w="120.0" w:type="dxa"/>
            </w:tcMar>
          </w:tcPr>
          <w:p w:rsidR="00000000" w:rsidDel="00000000" w:rsidP="00000000" w:rsidRDefault="00000000" w:rsidRPr="00000000" w14:paraId="00000053">
            <w:pPr>
              <w:spacing w:after="60" w:before="60" w:lineRule="auto"/>
              <w:jc w:val="center"/>
              <w:rPr/>
            </w:pPr>
            <w:r w:rsidDel="00000000" w:rsidR="00000000" w:rsidRPr="00000000">
              <w:rPr>
                <w:rFonts w:ascii="Arial" w:cs="Arial" w:eastAsia="Arial" w:hAnsi="Arial"/>
                <w:b w:val="1"/>
                <w:bCs w:val="1"/>
                <w:color w:val="e67e22"/>
                <w:sz w:val="15"/>
                <w:szCs w:val="15"/>
                <w:rtl w:val="0"/>
              </w:rPr>
              <w:t xml:space="preserve">DEVIASI RAC</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54">
            <w:pPr>
              <w:spacing w:after="60" w:before="60" w:lineRule="auto"/>
              <w:rPr/>
            </w:pPr>
            <w:r w:rsidDel="00000000" w:rsidR="00000000" w:rsidRPr="00000000">
              <w:rPr>
                <w:rFonts w:ascii="Arial" w:cs="Arial" w:eastAsia="Arial" w:hAnsi="Arial"/>
                <w:b w:val="0"/>
                <w:bCs w:val="0"/>
                <w:color w:val="000000"/>
                <w:sz w:val="15"/>
                <w:szCs w:val="15"/>
                <w:rtl w:val="0"/>
              </w:rPr>
              <w:t xml:space="preserve">Setelah penyesuaian risk unit, SCCR menjadi 102,21% atas plafond rekomendasi Rp2,5M</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55">
            <w:pPr>
              <w:spacing w:after="60" w:before="60" w:lineRule="auto"/>
              <w:rPr/>
            </w:pPr>
            <w:r w:rsidDel="00000000" w:rsidR="00000000" w:rsidRPr="00000000">
              <w:rPr>
                <w:rFonts w:ascii="Arial" w:cs="Arial" w:eastAsia="Arial" w:hAnsi="Arial"/>
                <w:b w:val="0"/>
                <w:bCs w:val="0"/>
                <w:color w:val="000000"/>
                <w:sz w:val="15"/>
                <w:szCs w:val="15"/>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56">
            <w:pPr>
              <w:spacing w:after="60" w:before="60" w:lineRule="auto"/>
              <w:rPr/>
            </w:pPr>
            <w:r w:rsidDel="00000000" w:rsidR="00000000" w:rsidRPr="00000000">
              <w:rPr>
                <w:rFonts w:ascii="Arial" w:cs="Arial" w:eastAsia="Arial" w:hAnsi="Arial"/>
                <w:b w:val="0"/>
                <w:bCs w:val="0"/>
                <w:color w:val="000000"/>
                <w:sz w:val="15"/>
                <w:szCs w:val="15"/>
                <w:rtl w:val="0"/>
              </w:rPr>
              <w:t xml:space="preserve">Historical keterlambatan angsuran Direktur; Komisaris pernah kolektibilitas 5 (sudah lunas)</w:t>
            </w:r>
            <w:r w:rsidDel="00000000" w:rsidR="00000000" w:rsidRPr="00000000">
              <w:rPr>
                <w:rtl w:val="0"/>
              </w:rPr>
            </w:r>
          </w:p>
        </w:tc>
        <w:tc>
          <w:tcPr>
            <w:tcBorders>
              <w:top w:color="e67e22" w:space="0" w:sz="6" w:val="single"/>
              <w:left w:color="e67e22" w:space="0" w:sz="6" w:val="single"/>
              <w:bottom w:color="e67e22" w:space="0" w:sz="6" w:val="single"/>
              <w:right w:color="e67e22" w:space="0" w:sz="6" w:val="single"/>
            </w:tcBorders>
            <w:shd w:fill="fdebd0" w:val="clear"/>
            <w:tcMar>
              <w:top w:w="60.0" w:type="dxa"/>
              <w:left w:w="120.0" w:type="dxa"/>
              <w:bottom w:w="60.0" w:type="dxa"/>
              <w:right w:w="120.0" w:type="dxa"/>
            </w:tcMar>
          </w:tcPr>
          <w:p w:rsidR="00000000" w:rsidDel="00000000" w:rsidP="00000000" w:rsidRDefault="00000000" w:rsidRPr="00000000" w14:paraId="00000057">
            <w:pPr>
              <w:spacing w:after="60" w:before="60" w:lineRule="auto"/>
              <w:jc w:val="center"/>
              <w:rPr/>
            </w:pPr>
            <w:r w:rsidDel="00000000" w:rsidR="00000000" w:rsidRPr="00000000">
              <w:rPr>
                <w:rFonts w:ascii="Arial" w:cs="Arial" w:eastAsia="Arial" w:hAnsi="Arial"/>
                <w:b w:val="1"/>
                <w:bCs w:val="1"/>
                <w:color w:val="e67e22"/>
                <w:sz w:val="15"/>
                <w:szCs w:val="15"/>
                <w:rtl w:val="0"/>
              </w:rPr>
              <w:t xml:space="preserve">DEVIASI RAC</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58">
            <w:pPr>
              <w:spacing w:after="60" w:before="60" w:lineRule="auto"/>
              <w:rPr/>
            </w:pPr>
            <w:r w:rsidDel="00000000" w:rsidR="00000000" w:rsidRPr="00000000">
              <w:rPr>
                <w:rFonts w:ascii="Arial" w:cs="Arial" w:eastAsia="Arial" w:hAnsi="Arial"/>
                <w:b w:val="0"/>
                <w:bCs w:val="0"/>
                <w:color w:val="000000"/>
                <w:sz w:val="15"/>
                <w:szCs w:val="15"/>
                <w:rtl w:val="0"/>
              </w:rPr>
              <w:t xml:space="preserve">Fasilitas Komisaris sudah dilunasi Okt 2024. Keterlambatan Direktur bersifat teknis (mismatch gaji)</w:t>
            </w:r>
            <w:r w:rsidDel="00000000" w:rsidR="00000000" w:rsidRPr="00000000">
              <w:rPr>
                <w:rtl w:val="0"/>
              </w:rPr>
            </w:r>
          </w:p>
        </w:tc>
      </w:tr>
    </w:tbl>
    <w:p w:rsidR="00000000" w:rsidDel="00000000" w:rsidP="00000000" w:rsidRDefault="00000000" w:rsidRPr="00000000" w14:paraId="00000059">
      <w:pPr>
        <w:spacing w:after="60" w:before="6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shd w:fill="1b4f72" w:val="clear"/>
        <w:spacing w:after="120" w:before="240" w:lineRule="auto"/>
        <w:ind w:left="200" w:right="200" w:firstLine="0"/>
        <w:rPr/>
      </w:pPr>
      <w:r w:rsidDel="00000000" w:rsidR="00000000" w:rsidRPr="00000000">
        <w:rPr>
          <w:rFonts w:ascii="Arial" w:cs="Arial" w:eastAsia="Arial" w:hAnsi="Arial"/>
          <w:b w:val="1"/>
          <w:bCs w:val="1"/>
          <w:color w:val="ffffff"/>
          <w:sz w:val="22"/>
          <w:szCs w:val="22"/>
          <w:rtl w:val="0"/>
        </w:rPr>
        <w:t xml:space="preserve">II. PROFIL DAN LEGALITAS NASABAH</w:t>
      </w: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Fonts w:ascii="Arial" w:cs="Arial" w:eastAsia="Arial" w:hAnsi="Arial"/>
          <w:b w:val="0"/>
          <w:bCs w:val="0"/>
          <w:color w:val="000000"/>
          <w:sz w:val="18"/>
          <w:szCs w:val="18"/>
          <w:rtl w:val="0"/>
        </w:rPr>
        <w:t xml:space="preserve">Bagian ini menyajikan informasi identitas, legalitas usaha, struktur kepemilikan, dan kepatuhan dokumen nasabah sebagai dasar penilaian kelayakan awal (eligibility screening).</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tl w:val="0"/>
        </w:rPr>
      </w:r>
    </w:p>
    <w:p w:rsidR="00000000" w:rsidDel="00000000" w:rsidP="00000000" w:rsidRDefault="00000000" w:rsidRPr="00000000" w14:paraId="0000005E">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2.1 Identitas Nasabah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05F">
            <w:pPr>
              <w:spacing w:after="60" w:before="60" w:lineRule="auto"/>
              <w:rPr/>
            </w:pPr>
            <w:r w:rsidDel="00000000" w:rsidR="00000000" w:rsidRPr="00000000">
              <w:rPr>
                <w:rFonts w:ascii="Arial" w:cs="Arial" w:eastAsia="Arial" w:hAnsi="Arial"/>
                <w:b w:val="1"/>
                <w:bCs w:val="1"/>
                <w:color w:val="1b4f72"/>
                <w:sz w:val="16"/>
                <w:szCs w:val="16"/>
                <w:rtl w:val="0"/>
              </w:rPr>
              <w:t xml:space="preserve">Nama Perusahaan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60">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[PT / CV / Firma / Perorangan] — tulis nama lengkap sesuai akta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61">
            <w:pPr>
              <w:spacing w:after="60" w:before="60" w:lineRule="auto"/>
              <w:rPr/>
            </w:pPr>
            <w:r w:rsidDel="00000000" w:rsidR="00000000" w:rsidRPr="00000000">
              <w:rPr>
                <w:rFonts w:ascii="Arial" w:cs="Arial" w:eastAsia="Arial" w:hAnsi="Arial"/>
                <w:b w:val="1"/>
                <w:bCs w:val="1"/>
                <w:color w:val="1b4f72"/>
                <w:sz w:val="16"/>
                <w:szCs w:val="16"/>
                <w:rtl w:val="0"/>
              </w:rPr>
              <w:t xml:space="preserve">Nomor Induk Berusaha (NIB)</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62">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[Nomor NIB]</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063">
            <w:pPr>
              <w:spacing w:after="60" w:before="60" w:lineRule="auto"/>
              <w:rPr/>
            </w:pPr>
            <w:r w:rsidDel="00000000" w:rsidR="00000000" w:rsidRPr="00000000">
              <w:rPr>
                <w:rFonts w:ascii="Arial" w:cs="Arial" w:eastAsia="Arial" w:hAnsi="Arial"/>
                <w:b w:val="1"/>
                <w:bCs w:val="1"/>
                <w:color w:val="1b4f72"/>
                <w:sz w:val="16"/>
                <w:szCs w:val="16"/>
                <w:rtl w:val="0"/>
              </w:rPr>
              <w:t xml:space="preserve">Tanggal Berdiri / Akta Pendirian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sdt>
            <w:sdtPr>
              <w:id w:val="-1130183517"/>
              <w:tag w:val="goog_rdk_28"/>
            </w:sdtPr>
            <w:sdtContent>
              <w:p w:rsidR="00000000" w:rsidDel="00000000" w:rsidP="00000000" w:rsidRDefault="00000000" w:rsidRPr="00000000" w14:paraId="00000064">
                <w:pPr>
                  <w:spacing w:after="60" w:before="60" w:lineRule="auto"/>
                  <w:rPr>
                    <w:ins w:author="Ade Wikasyah" w:id="4" w:date="2026-04-14T07:53:56Z"/>
                    <w:rFonts w:ascii="Arial" w:cs="Arial" w:eastAsia="Arial" w:hAnsi="Arial"/>
                    <w:b w:val="0"/>
                    <w:bCs w:val="0"/>
                    <w:i w:val="1"/>
                    <w:iCs w:val="1"/>
                    <w:color w:val="5d6d7e"/>
                    <w:sz w:val="16"/>
                    <w:szCs w:val="16"/>
                  </w:rPr>
                </w:pPr>
                <w:r w:rsidDel="00000000" w:rsidR="00000000" w:rsidRPr="00000000">
                  <w:rPr>
                    <w:rFonts w:ascii="Arial" w:cs="Arial" w:eastAsia="Arial" w:hAnsi="Arial"/>
                    <w:b w:val="0"/>
                    <w:bCs w:val="0"/>
                    <w:i w:val="1"/>
                    <w:iCs w:val="1"/>
                    <w:color w:val="5d6d7e"/>
                    <w:sz w:val="16"/>
                    <w:szCs w:val="16"/>
                    <w:rtl w:val="0"/>
                  </w:rPr>
                  <w:t xml:space="preserve">[dd Bulan Tahun] — No. Akta [X] oleh Notaris [Nama]</w:t>
                </w:r>
                <w:sdt>
                  <w:sdtPr>
                    <w:id w:val="-1586589379"/>
                    <w:tag w:val="goog_rdk_27"/>
                  </w:sdtPr>
                  <w:sdtContent>
                    <w:ins w:author="Ade Wikasyah" w:id="4" w:date="2026-04-14T07:53:56Z">
                      <w:r w:rsidDel="00000000" w:rsidR="00000000" w:rsidRPr="00000000">
                        <w:rPr>
                          <w:rtl w:val="0"/>
                        </w:rPr>
                      </w:r>
                    </w:ins>
                  </w:sdtContent>
                </w:sdt>
              </w:p>
            </w:sdtContent>
          </w:sdt>
          <w:sdt>
            <w:sdtPr>
              <w:id w:val="1218327633"/>
              <w:tag w:val="goog_rdk_32"/>
            </w:sdtPr>
            <w:sdtContent>
              <w:p w:rsidR="00000000" w:rsidDel="00000000" w:rsidP="00000000" w:rsidRDefault="00000000" w:rsidRPr="00000000" w14:paraId="00000065">
                <w:pPr>
                  <w:spacing w:after="60" w:before="60" w:lineRule="auto"/>
                  <w:rPr>
                    <w:i w:val="1"/>
                    <w:iCs w:val="1"/>
                    <w:color w:val="5d6d7e"/>
                    <w:sz w:val="16"/>
                    <w:szCs w:val="16"/>
                    <w:rPrChange w:author="Ade Wikasyah" w:id="5" w:date="2026-04-14T07:53:56Z">
                      <w:rPr/>
                    </w:rPrChange>
                  </w:rPr>
                </w:pPr>
                <w:sdt>
                  <w:sdtPr>
                    <w:id w:val="-1744946994"/>
                    <w:tag w:val="goog_rdk_29"/>
                  </w:sdtPr>
                  <w:sdtContent>
                    <w:ins w:author="Ade Wikasyah" w:id="4" w:date="2026-04-14T07:53:56Z"/>
                    <w:sdt>
                      <w:sdtPr>
                        <w:id w:val="-489123122"/>
                        <w:tag w:val="goog_rdk_30"/>
                      </w:sdtPr>
                      <w:sdtContent>
                        <w:ins w:author="Ade Wikasyah" w:id="4" w:date="2026-04-14T07:53:56Z">
                          <w:r w:rsidDel="00000000" w:rsidR="00000000" w:rsidRPr="00000000">
                            <w:rPr>
                              <w:i w:val="1"/>
                              <w:iCs w:val="1"/>
                              <w:color w:val="5d6d7e"/>
                              <w:sz w:val="16"/>
                              <w:szCs w:val="16"/>
                              <w:rtl w:val="0"/>
                              <w:rPrChange w:author="Ade Wikasyah" w:id="5" w:date="2026-04-14T07:53:56Z">
                                <w:rPr>
                                  <w:rFonts w:ascii="Arial" w:cs="Arial" w:eastAsia="Arial" w:hAnsi="Arial"/>
                                  <w:b w:val="0"/>
                                  <w:bCs w:val="0"/>
                                  <w:i w:val="1"/>
                                  <w:iCs w:val="1"/>
                                  <w:color w:val="5d6d7e"/>
                                  <w:sz w:val="16"/>
                                  <w:szCs w:val="16"/>
                                </w:rPr>
                              </w:rPrChange>
                            </w:rPr>
                            <w:t xml:space="preserve">Pengesahan SK Menkumham No X</w:t>
                          </w:r>
                        </w:ins>
                      </w:sdtContent>
                    </w:sdt>
                    <w:ins w:author="Ade Wikasyah" w:id="4" w:date="2026-04-14T07:53:56Z"/>
                  </w:sdtContent>
                </w:sdt>
                <w:sdt>
                  <w:sdtPr>
                    <w:id w:val="-1776270007"/>
                    <w:tag w:val="goog_rdk_31"/>
                  </w:sdtPr>
                  <w:sdtContent>
                    <w:r w:rsidDel="00000000" w:rsidR="00000000" w:rsidRPr="00000000">
                      <w:rPr>
                        <w:rtl w:val="0"/>
                      </w:rPr>
                    </w:r>
                  </w:sdtContent>
                </w:sdt>
              </w:p>
            </w:sdtContent>
          </w:sdt>
        </w:tc>
      </w:tr>
      <w:sdt>
        <w:sdtPr>
          <w:id w:val="1359769311"/>
          <w:tag w:val="goog_rdk_34"/>
        </w:sdtPr>
        <w:sdtContent>
          <w:tr>
            <w:trPr>
              <w:cantSplit w:val="0"/>
              <w:tblHeader w:val="0"/>
              <w:ins w:author="Ade Wikasyah" w:id="6" w:date="2026-04-14T07:53:36Z"/>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sdt>
                <w:sdtPr>
                  <w:id w:val="1528440844"/>
                  <w:tag w:val="goog_rdk_38"/>
                </w:sdtPr>
                <w:sdtContent>
                  <w:p w:rsidR="00000000" w:rsidDel="00000000" w:rsidP="00000000" w:rsidRDefault="00000000" w:rsidRPr="00000000" w14:paraId="00000066">
                    <w:pPr>
                      <w:spacing w:after="60" w:before="60" w:lineRule="auto"/>
                      <w:rPr>
                        <w:ins w:author="Ade Wikasyah" w:id="6" w:date="2026-04-14T07:53:36Z"/>
                        <w:rFonts w:ascii="Arial" w:cs="Arial" w:eastAsia="Arial" w:hAnsi="Arial"/>
                        <w:b w:val="1"/>
                        <w:bCs w:val="1"/>
                        <w:color w:val="1b4f72"/>
                        <w:sz w:val="16"/>
                        <w:szCs w:val="16"/>
                        <w:rPrChange w:author="Ade Wikasyah" w:id="7" w:date="2026-04-14T07:53:36Z">
                          <w:rPr/>
                        </w:rPrChange>
                      </w:rPr>
                    </w:pPr>
                    <w:sdt>
                      <w:sdtPr>
                        <w:id w:val="1268439064"/>
                        <w:tag w:val="goog_rdk_35"/>
                      </w:sdtPr>
                      <w:sdtContent>
                        <w:ins w:author="Ade Wikasyah" w:id="6" w:date="2026-04-14T07:53:36Z"/>
                        <w:sdt>
                          <w:sdtPr>
                            <w:id w:val="1205571253"/>
                            <w:tag w:val="goog_rdk_36"/>
                          </w:sdtPr>
                          <w:sdtContent>
                            <w:ins w:author="Ade Wikasyah" w:id="6" w:date="2026-04-14T07:53:36Z">
                              <w:r w:rsidDel="00000000" w:rsidR="00000000" w:rsidRPr="00000000">
                                <w:rPr>
                                  <w:b w:val="1"/>
                                  <w:bCs w:val="1"/>
                                  <w:color w:val="1b4f72"/>
                                  <w:sz w:val="16"/>
                                  <w:szCs w:val="16"/>
                                  <w:rtl w:val="0"/>
                                  <w:rPrChange w:author="Ade Wikasyah" w:id="7" w:date="2026-04-14T07:53:36Z">
                                    <w:rPr/>
                                  </w:rPrChange>
                                </w:rPr>
                                <w:t xml:space="preserve">Akta Terakhir</w:t>
                              </w:r>
                            </w:ins>
                          </w:sdtContent>
                        </w:sdt>
                        <w:ins w:author="Ade Wikasyah" w:id="6" w:date="2026-04-14T07:53:36Z">
                          <w:sdt>
                            <w:sdtPr>
                              <w:id w:val="1563848750"/>
                              <w:tag w:val="goog_rdk_37"/>
                            </w:sdtPr>
                            <w:sdtContent>
                              <w:r w:rsidDel="00000000" w:rsidR="00000000" w:rsidRPr="00000000">
                                <w:rPr>
                                  <w:rtl w:val="0"/>
                                </w:rPr>
                              </w:r>
                            </w:sdtContent>
                          </w:sdt>
                        </w:ins>
                      </w:sdtContent>
                    </w:sdt>
                  </w:p>
                </w:sdtContent>
              </w:sdt>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sdt>
                <w:sdtPr>
                  <w:id w:val="-154194839"/>
                  <w:tag w:val="goog_rdk_41"/>
                </w:sdtPr>
                <w:sdtContent>
                  <w:p w:rsidR="00000000" w:rsidDel="00000000" w:rsidP="00000000" w:rsidRDefault="00000000" w:rsidRPr="00000000" w14:paraId="00000067">
                    <w:pPr>
                      <w:spacing w:after="60" w:before="60" w:lineRule="auto"/>
                      <w:rPr>
                        <w:ins w:author="Ade Wikasyah" w:id="6" w:date="2026-04-14T07:53:36Z"/>
                        <w:i w:val="1"/>
                        <w:iCs w:val="1"/>
                        <w:color w:val="5d6d7e"/>
                        <w:sz w:val="16"/>
                        <w:szCs w:val="16"/>
                        <w:rPrChange w:author="Ade Wikasyah" w:id="7" w:date="2026-04-14T07:53:36Z">
                          <w:rPr/>
                        </w:rPrChange>
                      </w:rPr>
                    </w:pPr>
                    <w:sdt>
                      <w:sdtPr>
                        <w:id w:val="1793640193"/>
                        <w:tag w:val="goog_rdk_39"/>
                      </w:sdtPr>
                      <w:sdtContent>
                        <w:ins w:author="Ade Wikasyah" w:id="6" w:date="2026-04-14T07:53:36Z"/>
                        <w:sdt>
                          <w:sdtPr>
                            <w:id w:val="-932738363"/>
                            <w:tag w:val="goog_rdk_40"/>
                          </w:sdtPr>
                          <w:sdtContent>
                            <w:ins w:author="Ade Wikasyah" w:id="6" w:date="2026-04-14T07:53:36Z">
                              <w:r w:rsidDel="00000000" w:rsidR="00000000" w:rsidRPr="00000000">
                                <w:rPr>
                                  <w:i w:val="1"/>
                                  <w:iCs w:val="1"/>
                                  <w:color w:val="5d6d7e"/>
                                  <w:sz w:val="16"/>
                                  <w:szCs w:val="16"/>
                                  <w:rtl w:val="0"/>
                                  <w:rPrChange w:author="Ade Wikasyah" w:id="7" w:date="2026-04-14T07:53:36Z">
                                    <w:rPr/>
                                  </w:rPrChange>
                                </w:rPr>
                                <w:t xml:space="preserve">[dd Bulan Tahun] — No. Akta [X] oleh Notaris [Nama]</w:t>
                              </w:r>
                            </w:ins>
                          </w:sdtContent>
                        </w:sdt>
                        <w:ins w:author="Ade Wikasyah" w:id="6" w:date="2026-04-14T07:53:36Z"/>
                      </w:sdtContent>
                    </w:sdt>
                  </w:p>
                </w:sdtContent>
              </w:sdt>
              <w:sdt>
                <w:sdtPr>
                  <w:id w:val="-58842217"/>
                  <w:tag w:val="goog_rdk_44"/>
                </w:sdtPr>
                <w:sdtContent>
                  <w:p w:rsidR="00000000" w:rsidDel="00000000" w:rsidP="00000000" w:rsidRDefault="00000000" w:rsidRPr="00000000" w14:paraId="00000068">
                    <w:pPr>
                      <w:spacing w:after="60" w:before="60" w:lineRule="auto"/>
                      <w:rPr>
                        <w:ins w:author="Ade Wikasyah" w:id="6" w:date="2026-04-14T07:53:36Z"/>
                        <w:i w:val="1"/>
                        <w:iCs w:val="1"/>
                        <w:color w:val="5d6d7e"/>
                        <w:sz w:val="16"/>
                        <w:szCs w:val="16"/>
                        <w:rPrChange w:author="Ade Wikasyah" w:id="7" w:date="2026-04-14T07:53:36Z">
                          <w:rPr/>
                        </w:rPrChange>
                      </w:rPr>
                    </w:pPr>
                    <w:sdt>
                      <w:sdtPr>
                        <w:id w:val="-234782001"/>
                        <w:tag w:val="goog_rdk_42"/>
                      </w:sdtPr>
                      <w:sdtContent>
                        <w:ins w:author="Ade Wikasyah" w:id="6" w:date="2026-04-14T07:53:36Z"/>
                        <w:sdt>
                          <w:sdtPr>
                            <w:id w:val="-1049386217"/>
                            <w:tag w:val="goog_rdk_43"/>
                          </w:sdtPr>
                          <w:sdtContent>
                            <w:ins w:author="Ade Wikasyah" w:id="6" w:date="2026-04-14T07:53:36Z">
                              <w:r w:rsidDel="00000000" w:rsidR="00000000" w:rsidRPr="00000000">
                                <w:rPr>
                                  <w:i w:val="1"/>
                                  <w:iCs w:val="1"/>
                                  <w:color w:val="5d6d7e"/>
                                  <w:sz w:val="16"/>
                                  <w:szCs w:val="16"/>
                                  <w:rtl w:val="0"/>
                                  <w:rPrChange w:author="Ade Wikasyah" w:id="7" w:date="2026-04-14T07:53:36Z">
                                    <w:rPr/>
                                  </w:rPrChange>
                                </w:rPr>
                                <w:t xml:space="preserve">Pengesahan SK Menkumham No X</w:t>
                              </w:r>
                            </w:ins>
                          </w:sdtContent>
                        </w:sdt>
                        <w:ins w:author="Ade Wikasyah" w:id="6" w:date="2026-04-14T07:53:36Z"/>
                      </w:sdtContent>
                    </w:sdt>
                  </w:p>
                </w:sdtContent>
              </w:sdt>
            </w:tc>
          </w:tr>
        </w:sdtContent>
      </w:sdt>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69">
            <w:pPr>
              <w:spacing w:after="60" w:before="60" w:lineRule="auto"/>
              <w:rPr/>
            </w:pPr>
            <w:r w:rsidDel="00000000" w:rsidR="00000000" w:rsidRPr="00000000">
              <w:rPr>
                <w:rFonts w:ascii="Arial" w:cs="Arial" w:eastAsia="Arial" w:hAnsi="Arial"/>
                <w:b w:val="1"/>
                <w:bCs w:val="1"/>
                <w:color w:val="1b4f72"/>
                <w:sz w:val="16"/>
                <w:szCs w:val="16"/>
                <w:rtl w:val="0"/>
              </w:rPr>
              <w:t xml:space="preserve">NPWP Perusahaan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6A">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[Nomor NPWP]</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06B">
            <w:pPr>
              <w:spacing w:after="60" w:before="60" w:lineRule="auto"/>
              <w:rPr/>
            </w:pPr>
            <w:r w:rsidDel="00000000" w:rsidR="00000000" w:rsidRPr="00000000">
              <w:rPr>
                <w:rFonts w:ascii="Arial" w:cs="Arial" w:eastAsia="Arial" w:hAnsi="Arial"/>
                <w:b w:val="1"/>
                <w:bCs w:val="1"/>
                <w:color w:val="1b4f72"/>
                <w:sz w:val="16"/>
                <w:szCs w:val="16"/>
                <w:rtl w:val="0"/>
              </w:rPr>
              <w:t xml:space="preserve">Alamat Sesuai NIB</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6C">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[Alamat lengkap sesuai dokumen NIB]</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6D">
            <w:pPr>
              <w:spacing w:after="60" w:before="60" w:lineRule="auto"/>
              <w:rPr/>
            </w:pPr>
            <w:r w:rsidDel="00000000" w:rsidR="00000000" w:rsidRPr="00000000">
              <w:rPr>
                <w:rFonts w:ascii="Arial" w:cs="Arial" w:eastAsia="Arial" w:hAnsi="Arial"/>
                <w:b w:val="1"/>
                <w:bCs w:val="1"/>
                <w:color w:val="1b4f72"/>
                <w:sz w:val="16"/>
                <w:szCs w:val="16"/>
                <w:rtl w:val="0"/>
              </w:rPr>
              <w:t xml:space="preserve">Domisili Usaha Aktual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6E">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[Alamat operasional aktual — jika berbeda, catat sebagai catatan]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06F">
            <w:pPr>
              <w:spacing w:after="60" w:before="60" w:lineRule="auto"/>
              <w:rPr/>
            </w:pPr>
            <w:r w:rsidDel="00000000" w:rsidR="00000000" w:rsidRPr="00000000">
              <w:rPr>
                <w:rFonts w:ascii="Arial" w:cs="Arial" w:eastAsia="Arial" w:hAnsi="Arial"/>
                <w:b w:val="1"/>
                <w:bCs w:val="1"/>
                <w:color w:val="1b4f72"/>
                <w:sz w:val="16"/>
                <w:szCs w:val="16"/>
                <w:rtl w:val="0"/>
              </w:rPr>
              <w:t xml:space="preserve">Bidang Usaha (KBLI)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70">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[Nama KBLI] — Kode [KBLI Code]</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71">
            <w:pPr>
              <w:spacing w:after="60" w:before="60" w:lineRule="auto"/>
              <w:rPr/>
            </w:pPr>
            <w:r w:rsidDel="00000000" w:rsidR="00000000" w:rsidRPr="00000000">
              <w:rPr>
                <w:rFonts w:ascii="Arial" w:cs="Arial" w:eastAsia="Arial" w:hAnsi="Arial"/>
                <w:b w:val="1"/>
                <w:bCs w:val="1"/>
                <w:color w:val="1b4f72"/>
                <w:sz w:val="16"/>
                <w:szCs w:val="16"/>
                <w:rtl w:val="0"/>
              </w:rPr>
              <w:t xml:space="preserve">Izin Sektoral Khusus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72">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[Jika ada: SIUP, izin Kemenhub, SIUJK, dll. — sertakan nomor dan masa berlaku]</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073">
            <w:pPr>
              <w:spacing w:after="60" w:before="60" w:lineRule="auto"/>
              <w:rPr/>
            </w:pPr>
            <w:r w:rsidDel="00000000" w:rsidR="00000000" w:rsidRPr="00000000">
              <w:rPr>
                <w:rFonts w:ascii="Arial" w:cs="Arial" w:eastAsia="Arial" w:hAnsi="Arial"/>
                <w:b w:val="1"/>
                <w:bCs w:val="1"/>
                <w:color w:val="1b4f72"/>
                <w:sz w:val="16"/>
                <w:szCs w:val="16"/>
                <w:rtl w:val="0"/>
              </w:rPr>
              <w:t xml:space="preserve">Status Pajak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74">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[Wajib Pajak Badan Aktif / Suspended / PKP]</w:t>
            </w:r>
            <w:r w:rsidDel="00000000" w:rsidR="00000000" w:rsidRPr="00000000">
              <w:rPr>
                <w:rtl w:val="0"/>
              </w:rPr>
            </w:r>
          </w:p>
        </w:tc>
      </w:tr>
    </w:tbl>
    <w:p w:rsidR="00000000" w:rsidDel="00000000" w:rsidP="00000000" w:rsidRDefault="00000000" w:rsidRPr="00000000" w14:paraId="00000075">
      <w:pPr>
        <w:spacing w:after="60" w:before="60" w:lineRule="auto"/>
        <w:rPr/>
      </w:pPr>
      <w:r w:rsidDel="00000000" w:rsidR="00000000" w:rsidRPr="00000000">
        <w:rPr>
          <w:rtl w:val="0"/>
        </w:rPr>
      </w:r>
    </w:p>
    <w:p w:rsidR="00000000" w:rsidDel="00000000" w:rsidP="00000000" w:rsidRDefault="00000000" w:rsidRPr="00000000" w14:paraId="00000076">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2.2 Struktur Kepemilikan Saham</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Fonts w:ascii="Arial" w:cs="Arial" w:eastAsia="Arial" w:hAnsi="Arial"/>
          <w:b w:val="0"/>
          <w:bCs w:val="0"/>
          <w:color w:val="000000"/>
          <w:sz w:val="18"/>
          <w:szCs w:val="18"/>
          <w:rtl w:val="0"/>
        </w:rPr>
        <w:t xml:space="preserve">Uraikan struktur kepemilikan saham perusahaan sesuai akta terakhir. Identifikasi pemegang saham mayoritas dan UBO (Ultimate Beneficial Owner).</w:t>
      </w:r>
      <w:r w:rsidDel="00000000" w:rsidR="00000000" w:rsidRPr="00000000">
        <w:rPr>
          <w:rtl w:val="0"/>
        </w:rPr>
      </w:r>
    </w:p>
    <w:tbl>
      <w:tblPr>
        <w:tblStyle w:val="Table7"/>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
        <w:gridCol w:w="2970"/>
        <w:gridCol w:w="1620"/>
        <w:gridCol w:w="2010"/>
        <w:gridCol w:w="1455"/>
        <w:gridCol w:w="1170"/>
        <w:tblGridChange w:id="0">
          <w:tblGrid>
            <w:gridCol w:w="405"/>
            <w:gridCol w:w="2970"/>
            <w:gridCol w:w="1620"/>
            <w:gridCol w:w="2010"/>
            <w:gridCol w:w="1455"/>
            <w:gridCol w:w="117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78">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No</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79">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Nama Pemegang Saham</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7A">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Jabatan / Peran</w:t>
            </w:r>
            <w:r w:rsidDel="00000000" w:rsidR="00000000" w:rsidRPr="00000000">
              <w:rPr>
                <w:rtl w:val="0"/>
              </w:rPr>
            </w:r>
          </w:p>
        </w:tc>
        <w:sdt>
          <w:sdtPr>
            <w:id w:val="-1454184450"/>
            <w:tag w:val="goog_rdk_46"/>
          </w:sdtPr>
          <w:sdtContent>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cellIns w:author="Ade Wikasyah" w:id="8" w:date="2026-04-14T08:14:33Z"/>
              </w:tcPr>
              <w:sdt>
                <w:sdtPr>
                  <w:id w:val="1761927961"/>
                  <w:tag w:val="goog_rdk_50"/>
                </w:sdtPr>
                <w:sdtContent>
                  <w:p w:rsidR="00000000" w:rsidDel="00000000" w:rsidP="00000000" w:rsidRDefault="00000000" w:rsidRPr="00000000" w14:paraId="0000007B">
                    <w:pPr>
                      <w:spacing w:after="60" w:before="60" w:lineRule="auto"/>
                      <w:jc w:val="center"/>
                      <w:rPr>
                        <w:ins w:author="Ade Wikasyah" w:id="8" w:date="2026-04-14T08:14:33Z"/>
                        <w:rFonts w:ascii="Arial" w:cs="Arial" w:eastAsia="Arial" w:hAnsi="Arial"/>
                        <w:b w:val="1"/>
                        <w:bCs w:val="1"/>
                        <w:color w:val="ffffff"/>
                        <w:sz w:val="16"/>
                        <w:szCs w:val="16"/>
                        <w:rPrChange w:author="Ade Wikasyah" w:id="9" w:date="2026-04-14T08:14:33Z">
                          <w:rPr/>
                        </w:rPrChange>
                      </w:rPr>
                    </w:pPr>
                    <w:sdt>
                      <w:sdtPr>
                        <w:id w:val="-455789360"/>
                        <w:tag w:val="goog_rdk_47"/>
                      </w:sdtPr>
                      <w:sdtContent>
                        <w:ins w:author="Ade Wikasyah" w:id="8" w:date="2026-04-14T08:14:33Z"/>
                        <w:sdt>
                          <w:sdtPr>
                            <w:id w:val="-1401100860"/>
                            <w:tag w:val="goog_rdk_48"/>
                          </w:sdtPr>
                          <w:sdtContent>
                            <w:ins w:author="Ade Wikasyah" w:id="8" w:date="2026-04-14T08:14:33Z">
                              <w:r w:rsidDel="00000000" w:rsidR="00000000" w:rsidRPr="00000000">
                                <w:rPr>
                                  <w:b w:val="1"/>
                                  <w:bCs w:val="1"/>
                                  <w:color w:val="ffffff"/>
                                  <w:sz w:val="16"/>
                                  <w:szCs w:val="16"/>
                                  <w:rtl w:val="0"/>
                                  <w:rPrChange w:author="Ade Wikasyah" w:id="9" w:date="2026-04-14T08:14:33Z">
                                    <w:rPr>
                                      <w:b w:val="1"/>
                                      <w:bCs w:val="1"/>
                                      <w:color w:val="ffffff"/>
                                      <w:sz w:val="16"/>
                                      <w:szCs w:val="16"/>
                                    </w:rPr>
                                  </w:rPrChange>
                                </w:rPr>
                                <w:t xml:space="preserve">Rp Kepemilikan</w:t>
                              </w:r>
                            </w:ins>
                          </w:sdtContent>
                        </w:sdt>
                        <w:ins w:author="Ade Wikasyah" w:id="8" w:date="2026-04-14T08:14:33Z">
                          <w:sdt>
                            <w:sdtPr>
                              <w:id w:val="268667421"/>
                              <w:tag w:val="goog_rdk_49"/>
                            </w:sdtPr>
                            <w:sdtContent>
                              <w:r w:rsidDel="00000000" w:rsidR="00000000" w:rsidRPr="00000000">
                                <w:rPr>
                                  <w:rtl w:val="0"/>
                                </w:rPr>
                              </w:r>
                            </w:sdtContent>
                          </w:sdt>
                        </w:ins>
                      </w:sdtContent>
                    </w:sdt>
                  </w:p>
                </w:sdtContent>
              </w:sdt>
            </w:tc>
          </w:sdtContent>
        </w:sdt>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7C">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 Kepemilikan</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7D">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Keterangan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7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7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[Nama Pemegang Saham 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8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Direktur Utama</w:t>
            </w:r>
            <w:r w:rsidDel="00000000" w:rsidR="00000000" w:rsidRPr="00000000">
              <w:rPr>
                <w:rtl w:val="0"/>
              </w:rPr>
            </w:r>
          </w:p>
        </w:tc>
        <w:sdt>
          <w:sdtPr>
            <w:id w:val="-1261257543"/>
            <w:tag w:val="goog_rdk_52"/>
          </w:sdtPr>
          <w:sdtContent>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cellIns w:author="Ade Wikasyah" w:id="8" w:date="2026-04-14T08:14:33Z"/>
              </w:tcPr>
              <w:sdt>
                <w:sdtPr>
                  <w:id w:val="-265597901"/>
                  <w:tag w:val="goog_rdk_56"/>
                </w:sdtPr>
                <w:sdtContent>
                  <w:p w:rsidR="00000000" w:rsidDel="00000000" w:rsidP="00000000" w:rsidRDefault="00000000" w:rsidRPr="00000000" w14:paraId="00000081">
                    <w:pPr>
                      <w:spacing w:after="60" w:before="60" w:lineRule="auto"/>
                      <w:jc w:val="center"/>
                      <w:rPr>
                        <w:ins w:author="Ade Wikasyah" w:id="8" w:date="2026-04-14T08:14:33Z"/>
                        <w:rFonts w:ascii="Arial" w:cs="Arial" w:eastAsia="Arial" w:hAnsi="Arial"/>
                        <w:b w:val="0"/>
                        <w:bCs w:val="0"/>
                        <w:color w:val="000000"/>
                        <w:sz w:val="16"/>
                        <w:szCs w:val="16"/>
                        <w:rPrChange w:author="Ade Wikasyah" w:id="9" w:date="2026-04-14T08:14:33Z">
                          <w:rPr/>
                        </w:rPrChange>
                      </w:rPr>
                    </w:pPr>
                    <w:sdt>
                      <w:sdtPr>
                        <w:id w:val="-1761325222"/>
                        <w:tag w:val="goog_rdk_53"/>
                      </w:sdtPr>
                      <w:sdtContent>
                        <w:ins w:author="Ade Wikasyah" w:id="8" w:date="2026-04-14T08:14:33Z"/>
                        <w:sdt>
                          <w:sdtPr>
                            <w:id w:val="1471373495"/>
                            <w:tag w:val="goog_rdk_54"/>
                          </w:sdtPr>
                          <w:sdtContent>
                            <w:ins w:author="Ade Wikasyah" w:id="8" w:date="2026-04-14T08:14:33Z">
                              <w:r w:rsidDel="00000000" w:rsidR="00000000" w:rsidRPr="00000000">
                                <w:rPr>
                                  <w:sz w:val="16"/>
                                  <w:szCs w:val="16"/>
                                  <w:rtl w:val="0"/>
                                  <w:rPrChange w:author="Ade Wikasyah" w:id="9" w:date="2026-04-14T08:14:33Z">
                                    <w:rPr/>
                                  </w:rPrChange>
                                </w:rPr>
                                <w:t xml:space="preserve">Rp xxx.xxx.xxxx</w:t>
                              </w:r>
                            </w:ins>
                          </w:sdtContent>
                        </w:sdt>
                        <w:ins w:author="Ade Wikasyah" w:id="8" w:date="2026-04-14T08:14:33Z">
                          <w:sdt>
                            <w:sdtPr>
                              <w:id w:val="2014766312"/>
                              <w:tag w:val="goog_rdk_55"/>
                            </w:sdtPr>
                            <w:sdtContent>
                              <w:r w:rsidDel="00000000" w:rsidR="00000000" w:rsidRPr="00000000">
                                <w:rPr>
                                  <w:rtl w:val="0"/>
                                </w:rPr>
                              </w:r>
                            </w:sdtContent>
                          </w:sdt>
                        </w:ins>
                      </w:sdtContent>
                    </w:sdt>
                  </w:p>
                </w:sdtContent>
              </w:sdt>
            </w:tc>
          </w:sdtContent>
        </w:sdt>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8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8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[UBO / Profesional]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8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8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[Nama Pemegang Saham 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8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Komisaris</w:t>
            </w:r>
            <w:r w:rsidDel="00000000" w:rsidR="00000000" w:rsidRPr="00000000">
              <w:rPr>
                <w:rtl w:val="0"/>
              </w:rPr>
            </w:r>
          </w:p>
        </w:tc>
        <w:sdt>
          <w:sdtPr>
            <w:id w:val="-1791159179"/>
            <w:tag w:val="goog_rdk_58"/>
          </w:sdtPr>
          <w:sdtContent>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cellIns w:author="Ade Wikasyah" w:id="8" w:date="2026-04-14T08:14:33Z"/>
              </w:tcPr>
              <w:sdt>
                <w:sdtPr>
                  <w:id w:val="-726151137"/>
                  <w:tag w:val="goog_rdk_62"/>
                </w:sdtPr>
                <w:sdtContent>
                  <w:p w:rsidR="00000000" w:rsidDel="00000000" w:rsidP="00000000" w:rsidRDefault="00000000" w:rsidRPr="00000000" w14:paraId="00000087">
                    <w:pPr>
                      <w:spacing w:after="60" w:before="60" w:lineRule="auto"/>
                      <w:jc w:val="center"/>
                      <w:rPr>
                        <w:ins w:author="Ade Wikasyah" w:id="8" w:date="2026-04-14T08:14:33Z"/>
                        <w:rFonts w:ascii="Arial" w:cs="Arial" w:eastAsia="Arial" w:hAnsi="Arial"/>
                        <w:b w:val="0"/>
                        <w:bCs w:val="0"/>
                        <w:color w:val="000000"/>
                        <w:sz w:val="16"/>
                        <w:szCs w:val="16"/>
                        <w:rPrChange w:author="Ade Wikasyah" w:id="9" w:date="2026-04-14T08:14:33Z">
                          <w:rPr/>
                        </w:rPrChange>
                      </w:rPr>
                    </w:pPr>
                    <w:sdt>
                      <w:sdtPr>
                        <w:id w:val="957103627"/>
                        <w:tag w:val="goog_rdk_59"/>
                      </w:sdtPr>
                      <w:sdtContent>
                        <w:ins w:author="Ade Wikasyah" w:id="8" w:date="2026-04-14T08:14:33Z"/>
                        <w:sdt>
                          <w:sdtPr>
                            <w:id w:val="1579930083"/>
                            <w:tag w:val="goog_rdk_60"/>
                          </w:sdtPr>
                          <w:sdtContent>
                            <w:ins w:author="Ade Wikasyah" w:id="8" w:date="2026-04-14T08:14:33Z">
                              <w:r w:rsidDel="00000000" w:rsidR="00000000" w:rsidRPr="00000000">
                                <w:rPr>
                                  <w:sz w:val="16"/>
                                  <w:szCs w:val="16"/>
                                  <w:rtl w:val="0"/>
                                  <w:rPrChange w:author="Ade Wikasyah" w:id="9" w:date="2026-04-14T08:14:33Z">
                                    <w:rPr/>
                                  </w:rPrChange>
                                </w:rPr>
                                <w:t xml:space="preserve">Rp xxx.xxx.xxxx</w:t>
                              </w:r>
                            </w:ins>
                          </w:sdtContent>
                        </w:sdt>
                        <w:ins w:author="Ade Wikasyah" w:id="8" w:date="2026-04-14T08:14:33Z">
                          <w:sdt>
                            <w:sdtPr>
                              <w:id w:val="345098937"/>
                              <w:tag w:val="goog_rdk_61"/>
                            </w:sdtPr>
                            <w:sdtContent>
                              <w:r w:rsidDel="00000000" w:rsidR="00000000" w:rsidRPr="00000000">
                                <w:rPr>
                                  <w:rtl w:val="0"/>
                                </w:rPr>
                              </w:r>
                            </w:sdtContent>
                          </w:sdt>
                        </w:ins>
                      </w:sdtContent>
                    </w:sdt>
                  </w:p>
                </w:sdtContent>
              </w:sdt>
            </w:tc>
          </w:sdtContent>
        </w:sdt>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8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8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[Keluarga / Investor]</w:t>
            </w:r>
            <w:r w:rsidDel="00000000" w:rsidR="00000000" w:rsidRPr="00000000">
              <w:rPr>
                <w:rtl w:val="0"/>
              </w:rPr>
            </w:r>
          </w:p>
        </w:tc>
      </w:tr>
    </w:tbl>
    <w:p w:rsidR="00000000" w:rsidDel="00000000" w:rsidP="00000000" w:rsidRDefault="00000000" w:rsidRPr="00000000" w14:paraId="0000008A">
      <w:pPr>
        <w:spacing w:after="60" w:before="60" w:lineRule="auto"/>
        <w:rPr/>
      </w:pPr>
      <w:r w:rsidDel="00000000" w:rsidR="00000000" w:rsidRPr="00000000">
        <w:rPr>
          <w:rtl w:val="0"/>
        </w:rPr>
      </w:r>
    </w:p>
    <w:p w:rsidR="00000000" w:rsidDel="00000000" w:rsidP="00000000" w:rsidRDefault="00000000" w:rsidRPr="00000000" w14:paraId="0000008B">
      <w:pPr>
        <w:spacing w:after="60" w:before="40" w:lineRule="auto"/>
        <w:rPr/>
      </w:pPr>
      <w:r w:rsidDel="00000000" w:rsidR="00000000" w:rsidRPr="00000000">
        <w:rPr>
          <w:rFonts w:ascii="Arial" w:cs="Arial" w:eastAsia="Arial" w:hAnsi="Arial"/>
          <w:b w:val="0"/>
          <w:bCs w:val="0"/>
          <w:i w:val="1"/>
          <w:iCs w:val="1"/>
          <w:color w:val="5d6d7e"/>
          <w:sz w:val="16"/>
          <w:szCs w:val="16"/>
          <w:rtl w:val="0"/>
        </w:rPr>
        <w:t xml:space="preserve">Catatan: Untuk grup usaha, lampirkan bagan struktur grup lengkap dengan persentase kepemilikan antar entitas.</w:t>
      </w:r>
      <w:r w:rsidDel="00000000" w:rsidR="00000000" w:rsidRPr="00000000">
        <w:rPr>
          <w:rtl w:val="0"/>
        </w:rPr>
      </w:r>
    </w:p>
    <w:p w:rsidR="00000000" w:rsidDel="00000000" w:rsidP="00000000" w:rsidRDefault="00000000" w:rsidRPr="00000000" w14:paraId="0000008C">
      <w:pPr>
        <w:spacing w:after="60" w:before="60" w:lineRule="auto"/>
        <w:rPr/>
      </w:pPr>
      <w:r w:rsidDel="00000000" w:rsidR="00000000" w:rsidRPr="00000000">
        <w:rPr>
          <w:rtl w:val="0"/>
        </w:rPr>
      </w:r>
    </w:p>
    <w:p w:rsidR="00000000" w:rsidDel="00000000" w:rsidP="00000000" w:rsidRDefault="00000000" w:rsidRPr="00000000" w14:paraId="0000008D">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2.3 Susunan Pengurus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1600"/>
        <w:gridCol w:w="4560"/>
        <w:tblGridChange w:id="0">
          <w:tblGrid>
            <w:gridCol w:w="400"/>
            <w:gridCol w:w="2800"/>
            <w:gridCol w:w="1600"/>
            <w:gridCol w:w="456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8E">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No</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8F">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Nama</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90">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Jabatan</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91">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Pengalaman Relevan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9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9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[Nama Direktur]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9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Direktur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9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[Latar belakang, industri, dan tahun pengalaman]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9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9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[Nama Komisaris]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9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Komisaris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9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[Latar belakang dan keterlibatan operasional]</w:t>
            </w:r>
            <w:r w:rsidDel="00000000" w:rsidR="00000000" w:rsidRPr="00000000">
              <w:rPr>
                <w:rtl w:val="0"/>
              </w:rPr>
            </w:r>
          </w:p>
        </w:tc>
      </w:tr>
    </w:tbl>
    <w:p w:rsidR="00000000" w:rsidDel="00000000" w:rsidP="00000000" w:rsidRDefault="00000000" w:rsidRPr="00000000" w14:paraId="0000009A">
      <w:pPr>
        <w:spacing w:after="60" w:before="60" w:lineRule="auto"/>
        <w:rPr/>
      </w:pPr>
      <w:r w:rsidDel="00000000" w:rsidR="00000000" w:rsidRPr="00000000">
        <w:rPr>
          <w:rtl w:val="0"/>
        </w:rPr>
      </w:r>
    </w:p>
    <w:p w:rsidR="00000000" w:rsidDel="00000000" w:rsidP="00000000" w:rsidRDefault="00000000" w:rsidRPr="00000000" w14:paraId="0000009B">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2.4 Informasi Grup / Afiliasi</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rFonts w:ascii="Arial" w:cs="Arial" w:eastAsia="Arial" w:hAnsi="Arial"/>
          <w:b w:val="0"/>
          <w:bCs w:val="0"/>
          <w:color w:val="000000"/>
          <w:sz w:val="18"/>
          <w:szCs w:val="18"/>
          <w:rtl w:val="0"/>
        </w:rPr>
        <w:t xml:space="preserve">Uraikan entitas-entitas lain yang berada dalam satu grup/afiliasi dengan nasabah, termasuk hubungan kepemilikan, keterlibatan operasional, dan potensi cross-default atau intercompany exposure.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2400"/>
        <w:gridCol w:w="2000"/>
        <w:gridCol w:w="1560"/>
        <w:tblGridChange w:id="0">
          <w:tblGrid>
            <w:gridCol w:w="400"/>
            <w:gridCol w:w="3000"/>
            <w:gridCol w:w="2400"/>
            <w:gridCol w:w="2000"/>
            <w:gridCol w:w="156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9D">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No</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9E">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Nama Entitas</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9F">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Bidang Usaha</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A0">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Hubungan</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A1">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Catatan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A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A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[Nama Sister Company 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A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[Bidang Usaha]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A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Sister Company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A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 pembiayaan / tidak]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A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A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[Nama Entitas Induk]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A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[Bidang Usaha]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A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Holding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A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w:t>
            </w:r>
            <w:r w:rsidDel="00000000" w:rsidR="00000000" w:rsidRPr="00000000">
              <w:rPr>
                <w:rtl w:val="0"/>
              </w:rPr>
            </w:r>
          </w:p>
        </w:tc>
      </w:tr>
    </w:tbl>
    <w:p w:rsidR="00000000" w:rsidDel="00000000" w:rsidP="00000000" w:rsidRDefault="00000000" w:rsidRPr="00000000" w14:paraId="000000AC">
      <w:pPr>
        <w:spacing w:after="60" w:before="60" w:lineRule="auto"/>
        <w:rPr/>
      </w:pP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shd w:fill="1b4f72" w:val="clear"/>
        <w:spacing w:after="120" w:before="240" w:lineRule="auto"/>
        <w:ind w:left="200" w:right="200" w:firstLine="0"/>
        <w:rPr/>
      </w:pPr>
      <w:r w:rsidDel="00000000" w:rsidR="00000000" w:rsidRPr="00000000">
        <w:rPr>
          <w:rFonts w:ascii="Arial" w:cs="Arial" w:eastAsia="Arial" w:hAnsi="Arial"/>
          <w:b w:val="1"/>
          <w:bCs w:val="1"/>
          <w:color w:val="ffffff"/>
          <w:sz w:val="22"/>
          <w:szCs w:val="22"/>
          <w:rtl w:val="0"/>
        </w:rPr>
        <w:t xml:space="preserve">III. PENILAIAN RISIKO — STRUKTUR FASILITAS</w:t>
      </w: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rFonts w:ascii="Arial" w:cs="Arial" w:eastAsia="Arial" w:hAnsi="Arial"/>
          <w:b w:val="0"/>
          <w:bCs w:val="0"/>
          <w:color w:val="000000"/>
          <w:sz w:val="18"/>
          <w:szCs w:val="18"/>
          <w:rtl w:val="0"/>
        </w:rPr>
        <w:t xml:space="preserve">Bagian ini menganalisis kesesuaian struktur fasilitas dengan tujuan pembiayaan, prinsip syariah, dan kebijakan internal bank. Analisis mencakup akad, plafond, tenor, skema penarikan dan pembayaran, serta kepatuhan BMPD.</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r>
    </w:p>
    <w:p w:rsidR="00000000" w:rsidDel="00000000" w:rsidP="00000000" w:rsidRDefault="00000000" w:rsidRPr="00000000" w14:paraId="000000B1">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3.1 Informasi Fasilitas Pembiayaan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0B2">
            <w:pPr>
              <w:spacing w:after="60" w:before="60" w:lineRule="auto"/>
              <w:rPr/>
            </w:pPr>
            <w:r w:rsidDel="00000000" w:rsidR="00000000" w:rsidRPr="00000000">
              <w:rPr>
                <w:rFonts w:ascii="Arial" w:cs="Arial" w:eastAsia="Arial" w:hAnsi="Arial"/>
                <w:b w:val="1"/>
                <w:bCs w:val="1"/>
                <w:color w:val="1b4f72"/>
                <w:sz w:val="16"/>
                <w:szCs w:val="16"/>
                <w:rtl w:val="0"/>
              </w:rPr>
              <w:t xml:space="preserve">Jenis Fasilitas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B3">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[Line Facility / Term Loan / Non-Revolving / Revolving]</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B4">
            <w:pPr>
              <w:spacing w:after="60" w:before="60" w:lineRule="auto"/>
              <w:rPr/>
            </w:pPr>
            <w:r w:rsidDel="00000000" w:rsidR="00000000" w:rsidRPr="00000000">
              <w:rPr>
                <w:rFonts w:ascii="Arial" w:cs="Arial" w:eastAsia="Arial" w:hAnsi="Arial"/>
                <w:b w:val="1"/>
                <w:bCs w:val="1"/>
                <w:color w:val="1b4f72"/>
                <w:sz w:val="16"/>
                <w:szCs w:val="16"/>
                <w:rtl w:val="0"/>
              </w:rPr>
              <w:t xml:space="preserve">Total Plafond Diusulkan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B5">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Rp [xxx.xxx.xxx],- ([terbilang])</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0B6">
            <w:pPr>
              <w:spacing w:after="60" w:before="60" w:lineRule="auto"/>
              <w:rPr/>
            </w:pPr>
            <w:r w:rsidDel="00000000" w:rsidR="00000000" w:rsidRPr="00000000">
              <w:rPr>
                <w:rFonts w:ascii="Arial" w:cs="Arial" w:eastAsia="Arial" w:hAnsi="Arial"/>
                <w:b w:val="1"/>
                <w:bCs w:val="1"/>
                <w:color w:val="1b4f72"/>
                <w:sz w:val="16"/>
                <w:szCs w:val="16"/>
                <w:rtl w:val="0"/>
              </w:rPr>
              <w:t xml:space="preserve">Plafond yang Direkomendasikan Risk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B7">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Rp [xxx.xxx.xxx],- ([terbilang])</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B8">
            <w:pPr>
              <w:spacing w:after="60" w:before="60" w:lineRule="auto"/>
              <w:rPr/>
            </w:pPr>
            <w:r w:rsidDel="00000000" w:rsidR="00000000" w:rsidRPr="00000000">
              <w:rPr>
                <w:rFonts w:ascii="Arial" w:cs="Arial" w:eastAsia="Arial" w:hAnsi="Arial"/>
                <w:b w:val="1"/>
                <w:bCs w:val="1"/>
                <w:color w:val="1b4f72"/>
                <w:sz w:val="16"/>
                <w:szCs w:val="16"/>
                <w:rtl w:val="0"/>
              </w:rPr>
              <w:t xml:space="preserve">Akad yang Diusulkan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B9">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[Musyarakah / Murabahah / Ijarah / Istishna / dll.]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0BA">
            <w:pPr>
              <w:spacing w:after="60" w:before="60" w:lineRule="auto"/>
              <w:rPr/>
            </w:pPr>
            <w:r w:rsidDel="00000000" w:rsidR="00000000" w:rsidRPr="00000000">
              <w:rPr>
                <w:rFonts w:ascii="Arial" w:cs="Arial" w:eastAsia="Arial" w:hAnsi="Arial"/>
                <w:b w:val="1"/>
                <w:bCs w:val="1"/>
                <w:color w:val="1b4f72"/>
                <w:sz w:val="16"/>
                <w:szCs w:val="16"/>
                <w:rtl w:val="0"/>
              </w:rPr>
              <w:t xml:space="preserve">Akad yang Direkomendasikan Risk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BB">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[Jika berbeda, beserta alasan]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BC">
            <w:pPr>
              <w:spacing w:after="60" w:before="60" w:lineRule="auto"/>
              <w:rPr/>
            </w:pPr>
            <w:r w:rsidDel="00000000" w:rsidR="00000000" w:rsidRPr="00000000">
              <w:rPr>
                <w:rFonts w:ascii="Arial" w:cs="Arial" w:eastAsia="Arial" w:hAnsi="Arial"/>
                <w:b w:val="1"/>
                <w:bCs w:val="1"/>
                <w:color w:val="1b4f72"/>
                <w:sz w:val="16"/>
                <w:szCs w:val="16"/>
                <w:rtl w:val="0"/>
              </w:rPr>
              <w:t xml:space="preserve">Tarif / Nisbah Bagi Hasil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BD">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[Ekv. X% p.a. / Nisbah Bank:Nasabah = X:Y]</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0BE">
            <w:pPr>
              <w:spacing w:after="60" w:before="60" w:lineRule="auto"/>
              <w:rPr/>
            </w:pPr>
            <w:r w:rsidDel="00000000" w:rsidR="00000000" w:rsidRPr="00000000">
              <w:rPr>
                <w:rFonts w:ascii="Arial" w:cs="Arial" w:eastAsia="Arial" w:hAnsi="Arial"/>
                <w:b w:val="1"/>
                <w:bCs w:val="1"/>
                <w:color w:val="1b4f72"/>
                <w:sz w:val="16"/>
                <w:szCs w:val="16"/>
                <w:rtl w:val="0"/>
              </w:rPr>
              <w:t xml:space="preserve">Jangka Waktu Plafond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BF">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[X] bulan sejak penandatanganan akad</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C0">
            <w:pPr>
              <w:spacing w:after="60" w:before="60" w:lineRule="auto"/>
              <w:rPr/>
            </w:pPr>
            <w:r w:rsidDel="00000000" w:rsidR="00000000" w:rsidRPr="00000000">
              <w:rPr>
                <w:rFonts w:ascii="Arial" w:cs="Arial" w:eastAsia="Arial" w:hAnsi="Arial"/>
                <w:b w:val="1"/>
                <w:bCs w:val="1"/>
                <w:color w:val="1b4f72"/>
                <w:sz w:val="16"/>
                <w:szCs w:val="16"/>
                <w:rtl w:val="0"/>
              </w:rPr>
              <w:t xml:space="preserve">Jangka Waktu per Penarikan (maks)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C1">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[X] bulan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0C2">
            <w:pPr>
              <w:spacing w:after="60" w:before="60" w:lineRule="auto"/>
              <w:rPr/>
            </w:pPr>
            <w:r w:rsidDel="00000000" w:rsidR="00000000" w:rsidRPr="00000000">
              <w:rPr>
                <w:rFonts w:ascii="Arial" w:cs="Arial" w:eastAsia="Arial" w:hAnsi="Arial"/>
                <w:b w:val="1"/>
                <w:bCs w:val="1"/>
                <w:color w:val="1b4f72"/>
                <w:sz w:val="16"/>
                <w:szCs w:val="16"/>
                <w:rtl w:val="0"/>
              </w:rPr>
              <w:t xml:space="preserve">Sifat Fasilitas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C3">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[Revolving / Non-Revolving]</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C4">
            <w:pPr>
              <w:spacing w:after="60" w:before="60" w:lineRule="auto"/>
              <w:rPr/>
            </w:pPr>
            <w:r w:rsidDel="00000000" w:rsidR="00000000" w:rsidRPr="00000000">
              <w:rPr>
                <w:rFonts w:ascii="Arial" w:cs="Arial" w:eastAsia="Arial" w:hAnsi="Arial"/>
                <w:b w:val="1"/>
                <w:bCs w:val="1"/>
                <w:color w:val="1b4f72"/>
                <w:sz w:val="16"/>
                <w:szCs w:val="16"/>
                <w:rtl w:val="0"/>
              </w:rPr>
              <w:t xml:space="preserve">Porsi Pembiayaan Bank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C5">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Maksimum [X]% dari RAB / nilai kontrak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0C6">
            <w:pPr>
              <w:spacing w:after="60" w:before="60" w:lineRule="auto"/>
              <w:rPr/>
            </w:pPr>
            <w:r w:rsidDel="00000000" w:rsidR="00000000" w:rsidRPr="00000000">
              <w:rPr>
                <w:rFonts w:ascii="Arial" w:cs="Arial" w:eastAsia="Arial" w:hAnsi="Arial"/>
                <w:b w:val="1"/>
                <w:bCs w:val="1"/>
                <w:color w:val="1b4f72"/>
                <w:sz w:val="16"/>
                <w:szCs w:val="16"/>
                <w:rtl w:val="0"/>
              </w:rPr>
              <w:t xml:space="preserve">Underlying Dokumen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0C7">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Kontrak/SPK/PO + RAB + cashflow proyek</w:t>
            </w:r>
            <w:r w:rsidDel="00000000" w:rsidR="00000000" w:rsidRPr="00000000">
              <w:rPr>
                <w:rtl w:val="0"/>
              </w:rPr>
            </w:r>
          </w:p>
        </w:tc>
      </w:tr>
    </w:tbl>
    <w:p w:rsidR="00000000" w:rsidDel="00000000" w:rsidP="00000000" w:rsidRDefault="00000000" w:rsidRPr="00000000" w14:paraId="000000C8">
      <w:pPr>
        <w:spacing w:after="60" w:before="60" w:lineRule="auto"/>
        <w:rPr/>
      </w:pPr>
      <w:r w:rsidDel="00000000" w:rsidR="00000000" w:rsidRPr="00000000">
        <w:rPr>
          <w:rtl w:val="0"/>
        </w:rPr>
      </w:r>
    </w:p>
    <w:p w:rsidR="00000000" w:rsidDel="00000000" w:rsidP="00000000" w:rsidRDefault="00000000" w:rsidRPr="00000000" w14:paraId="000000C9">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3.2 Referensi Dokumen Pengajuan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3000"/>
        <w:gridCol w:w="2960"/>
        <w:tblGridChange w:id="0">
          <w:tblGrid>
            <w:gridCol w:w="400"/>
            <w:gridCol w:w="3000"/>
            <w:gridCol w:w="3000"/>
            <w:gridCol w:w="296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CA">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No</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CB">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Dokumen</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CC">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Nomor / Tanggal</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CD">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Keterangan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C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C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Surat Permohonan Pembiayaan (MUAP)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D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[No. / Tanggal]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D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Dari unit bisnis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D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D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Data Pendukung Tambahan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D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[Tanggal]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D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[Isi ringkas]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D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D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Kontrak/SPK dengan Client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D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[No. / Tanggal]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D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[Nama bouwheer]</w:t>
            </w:r>
            <w:r w:rsidDel="00000000" w:rsidR="00000000" w:rsidRPr="00000000">
              <w:rPr>
                <w:rtl w:val="0"/>
              </w:rPr>
            </w:r>
          </w:p>
        </w:tc>
      </w:tr>
    </w:tbl>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3.3 Kepatuhan BMPD / BMPK</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80"/>
        <w:gridCol w:w="2080"/>
        <w:gridCol w:w="2000"/>
        <w:tblGridChange w:id="0">
          <w:tblGrid>
            <w:gridCol w:w="3200"/>
            <w:gridCol w:w="2080"/>
            <w:gridCol w:w="2080"/>
            <w:gridCol w:w="200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DC">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Keterangan</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DD">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Batas Maksimum (Rp)</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DE">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Internal Limit / 80% (Rp)</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DF">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Status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E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BMPD – Pihak Tidak Terkait Grup (30%)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E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E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E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Tidak Melebihi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E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BMPD – Pihak Tidak Terkait Individu (20%)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E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E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E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Tidak Melebihi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E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Fasilitas yang Diusulkan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E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3.000.000.000]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E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E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Di bawah limit</w:t>
            </w:r>
            <w:r w:rsidDel="00000000" w:rsidR="00000000" w:rsidRPr="00000000">
              <w:rPr>
                <w:rtl w:val="0"/>
              </w:rPr>
            </w:r>
          </w:p>
        </w:tc>
      </w:tr>
    </w:tbl>
    <w:p w:rsidR="00000000" w:rsidDel="00000000" w:rsidP="00000000" w:rsidRDefault="00000000" w:rsidRPr="00000000" w14:paraId="000000EC">
      <w:pPr>
        <w:spacing w:after="60" w:before="40" w:lineRule="auto"/>
        <w:rPr/>
      </w:pPr>
      <w:r w:rsidDel="00000000" w:rsidR="00000000" w:rsidRPr="00000000">
        <w:rPr>
          <w:rFonts w:ascii="Arial" w:cs="Arial" w:eastAsia="Arial" w:hAnsi="Arial"/>
          <w:b w:val="0"/>
          <w:bCs w:val="0"/>
          <w:i w:val="1"/>
          <w:iCs w:val="1"/>
          <w:color w:val="5d6d7e"/>
          <w:sz w:val="16"/>
          <w:szCs w:val="16"/>
          <w:rtl w:val="0"/>
        </w:rPr>
        <w:t xml:space="preserve">Referensi: Memo Internal No. [XX/MEMO-HIJRA-RISK/Bulan/Tahun] perihal Ketentuan Limit Penyaluran Dana.</w:t>
      </w: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rtl w:val="0"/>
        </w:rPr>
      </w:r>
    </w:p>
    <w:p w:rsidR="00000000" w:rsidDel="00000000" w:rsidP="00000000" w:rsidRDefault="00000000" w:rsidRPr="00000000" w14:paraId="000000EE">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3.4 Analisis Akad Syariah</w:t>
      </w:r>
      <w:r w:rsidDel="00000000" w:rsidR="00000000" w:rsidRPr="00000000">
        <w:rPr>
          <w:rtl w:val="0"/>
        </w:rPr>
      </w:r>
    </w:p>
    <w:p w:rsidR="00000000" w:rsidDel="00000000" w:rsidP="00000000" w:rsidRDefault="00000000" w:rsidRPr="00000000" w14:paraId="000000EF">
      <w:pPr>
        <w:spacing w:after="60" w:before="60" w:lineRule="auto"/>
        <w:rPr/>
      </w:pPr>
      <w:r w:rsidDel="00000000" w:rsidR="00000000" w:rsidRPr="00000000">
        <w:rPr>
          <w:rFonts w:ascii="Arial" w:cs="Arial" w:eastAsia="Arial" w:hAnsi="Arial"/>
          <w:b w:val="0"/>
          <w:bCs w:val="0"/>
          <w:color w:val="000000"/>
          <w:sz w:val="18"/>
          <w:szCs w:val="18"/>
          <w:rtl w:val="0"/>
        </w:rPr>
        <w:t xml:space="preserve">Unit risiko melakukan penilaian kesesuaian akad yang diusulkan dengan substansi ekonomi transaksi dan prinsip-prinsip syariah berdasarkan fatwa DSN-MUI yang relevan.</w:t>
      </w:r>
      <w:r w:rsidDel="00000000" w:rsidR="00000000" w:rsidRPr="00000000">
        <w:rPr>
          <w:rtl w:val="0"/>
        </w:rPr>
      </w:r>
    </w:p>
    <w:p w:rsidR="00000000" w:rsidDel="00000000" w:rsidP="00000000" w:rsidRDefault="00000000" w:rsidRPr="00000000" w14:paraId="000000F0">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F1">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Aspek</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F2">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Penilaian</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0F3">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Fatwa DSN-MUI / Referensi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F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Kesesuaian Akad dengan Tujuan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F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[Akad Musyarakah sesuai / tidak sesuai karena...]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F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Fatwa DSN-MUI No. 08/DSN-MUI/IV/2000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F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Substansi Ekonomi Akad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F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[Apakah ada unsur riba/gharar tersembunyi? Jelaskan]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F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POJK Perbankan Syariah terkait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F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Kehalalan Objek Usaha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F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[Jenis usaha — halal/haram/borderline — proporsi pendapatan halal]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0F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Fatwa DSN-MUI No. 01/DSN-MUI/X/2013</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F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Risiko DPS / Syariah Review</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F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[Apakah perlu eskalasi ke DPS?]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0F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Perlu / Tidak Perlu</w:t>
            </w:r>
            <w:r w:rsidDel="00000000" w:rsidR="00000000" w:rsidRPr="00000000">
              <w:rPr>
                <w:rtl w:val="0"/>
              </w:rPr>
            </w:r>
          </w:p>
        </w:tc>
      </w:tr>
    </w:tbl>
    <w:p w:rsidR="00000000" w:rsidDel="00000000" w:rsidP="00000000" w:rsidRDefault="00000000" w:rsidRPr="00000000" w14:paraId="00000100">
      <w:pPr>
        <w:spacing w:after="60" w:before="60" w:lineRule="auto"/>
        <w:rPr/>
      </w:pPr>
      <w:r w:rsidDel="00000000" w:rsidR="00000000" w:rsidRPr="00000000">
        <w:rPr>
          <w:rtl w:val="0"/>
        </w:rPr>
      </w:r>
    </w:p>
    <w:p w:rsidR="00000000" w:rsidDel="00000000" w:rsidP="00000000" w:rsidRDefault="00000000" w:rsidRPr="00000000" w14:paraId="00000101">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3.5 Sumber Pembayaran (Source of Repayment)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102">
            <w:pPr>
              <w:spacing w:after="60" w:before="60" w:lineRule="auto"/>
              <w:rPr/>
            </w:pPr>
            <w:r w:rsidDel="00000000" w:rsidR="00000000" w:rsidRPr="00000000">
              <w:rPr>
                <w:rFonts w:ascii="Arial" w:cs="Arial" w:eastAsia="Arial" w:hAnsi="Arial"/>
                <w:b w:val="1"/>
                <w:bCs w:val="1"/>
                <w:color w:val="1b4f72"/>
                <w:sz w:val="16"/>
                <w:szCs w:val="16"/>
                <w:rtl w:val="0"/>
              </w:rPr>
              <w:t xml:space="preserve">Fasilitas Modal Kerja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103">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Pembayaran tagihan dari client/bouwheer atas SPK/PO/Kontrak yang dibiayai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104">
            <w:pPr>
              <w:spacing w:after="60" w:before="60" w:lineRule="auto"/>
              <w:rPr/>
            </w:pPr>
            <w:r w:rsidDel="00000000" w:rsidR="00000000" w:rsidRPr="00000000">
              <w:rPr>
                <w:rFonts w:ascii="Arial" w:cs="Arial" w:eastAsia="Arial" w:hAnsi="Arial"/>
                <w:b w:val="1"/>
                <w:bCs w:val="1"/>
                <w:color w:val="1b4f72"/>
                <w:sz w:val="16"/>
                <w:szCs w:val="16"/>
                <w:rtl w:val="0"/>
              </w:rPr>
              <w:t xml:space="preserve">Fasilitas Investasi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105">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Corporate cashflow operasional perusahaan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106">
            <w:pPr>
              <w:spacing w:after="60" w:before="60" w:lineRule="auto"/>
              <w:rPr/>
            </w:pPr>
            <w:r w:rsidDel="00000000" w:rsidR="00000000" w:rsidRPr="00000000">
              <w:rPr>
                <w:rFonts w:ascii="Arial" w:cs="Arial" w:eastAsia="Arial" w:hAnsi="Arial"/>
                <w:b w:val="1"/>
                <w:bCs w:val="1"/>
                <w:color w:val="1b4f72"/>
                <w:sz w:val="16"/>
                <w:szCs w:val="16"/>
                <w:rtl w:val="0"/>
              </w:rPr>
              <w:t xml:space="preserve">Risiko Source of Repayment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107">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Tinggi/Sedang/Rendah — uraikan alasan dan mitigasi</w:t>
            </w:r>
            <w:r w:rsidDel="00000000" w:rsidR="00000000" w:rsidRPr="00000000">
              <w:rPr>
                <w:rtl w:val="0"/>
              </w:rPr>
            </w:r>
          </w:p>
        </w:tc>
      </w:tr>
    </w:tbl>
    <w:p w:rsidR="00000000" w:rsidDel="00000000" w:rsidP="00000000" w:rsidRDefault="00000000" w:rsidRPr="00000000" w14:paraId="00000108">
      <w:pPr>
        <w:spacing w:after="60" w:before="60" w:lineRule="auto"/>
        <w:rPr/>
      </w:pP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shd w:fill="1b4f72" w:val="clear"/>
        <w:spacing w:after="120" w:before="240" w:lineRule="auto"/>
        <w:ind w:left="200" w:right="200" w:firstLine="0"/>
        <w:rPr/>
      </w:pPr>
      <w:r w:rsidDel="00000000" w:rsidR="00000000" w:rsidRPr="00000000">
        <w:rPr>
          <w:rFonts w:ascii="Arial" w:cs="Arial" w:eastAsia="Arial" w:hAnsi="Arial"/>
          <w:b w:val="1"/>
          <w:bCs w:val="1"/>
          <w:color w:val="ffffff"/>
          <w:sz w:val="22"/>
          <w:szCs w:val="22"/>
          <w:rtl w:val="0"/>
        </w:rPr>
        <w:t xml:space="preserve">IV. PENILAIAN RISIKO — JAMINAN / AGUNAN</w:t>
      </w: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Fonts w:ascii="Arial" w:cs="Arial" w:eastAsia="Arial" w:hAnsi="Arial"/>
          <w:b w:val="0"/>
          <w:bCs w:val="0"/>
          <w:color w:val="000000"/>
          <w:sz w:val="18"/>
          <w:szCs w:val="18"/>
          <w:rtl w:val="0"/>
        </w:rPr>
        <w:t xml:space="preserve">Penilaian agunan dilakukan berdasarkan prinsip bahwa agunan bukan sumber pelunasan utama, melainkan mitigant risiko dan instrumen pengikat komitmen nasabah. Penilaian mengacu pada laporan KJPP rekanan dan review internal.</w:t>
      </w:r>
      <w:r w:rsidDel="00000000" w:rsidR="00000000" w:rsidRPr="00000000">
        <w:rPr>
          <w:rtl w:val="0"/>
        </w:rPr>
      </w:r>
    </w:p>
    <w:p w:rsidR="00000000" w:rsidDel="00000000" w:rsidP="00000000" w:rsidRDefault="00000000" w:rsidRPr="00000000" w14:paraId="0000010C">
      <w:pPr>
        <w:spacing w:after="60" w:before="60" w:lineRule="auto"/>
        <w:rPr/>
      </w:pPr>
      <w:r w:rsidDel="00000000" w:rsidR="00000000" w:rsidRPr="00000000">
        <w:rPr>
          <w:rtl w:val="0"/>
        </w:rPr>
      </w:r>
    </w:p>
    <w:p w:rsidR="00000000" w:rsidDel="00000000" w:rsidP="00000000" w:rsidRDefault="00000000" w:rsidRPr="00000000" w14:paraId="0000010D">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4.1 Daftar dan Nilai Agunan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200"/>
        <w:gridCol w:w="1440"/>
        <w:gridCol w:w="1600"/>
        <w:gridCol w:w="1200"/>
        <w:gridCol w:w="1440"/>
        <w:gridCol w:w="1120"/>
        <w:tblGridChange w:id="0">
          <w:tblGrid>
            <w:gridCol w:w="360"/>
            <w:gridCol w:w="2200"/>
            <w:gridCol w:w="1440"/>
            <w:gridCol w:w="1600"/>
            <w:gridCol w:w="1200"/>
            <w:gridCol w:w="1440"/>
            <w:gridCol w:w="112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0E">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No</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0F">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Deskripsi Agunan</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10">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Pemilik</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11">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Nilai Pasar (Rp)</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12">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Haircut (%)</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13">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Nilai Likuidasi (Rp)</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14">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Dokumen Legal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1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1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Rumah tinggal – [Alamat 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1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[Nama Pemilik]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1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1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[20-40%]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1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1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SHM/SHGB + HT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1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1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Rumah tinggal – [Alamat 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1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[Nama Pemilik]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1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2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[20-40%]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2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2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SHM/SHGB + HT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2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2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Cash Collateral – [10% dari plafond]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2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PT DEL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2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2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2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2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Deposito Syariah</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2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2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Cessie Piutang / Tagihan Proyek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2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PT DEL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2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2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[50%]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2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3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Cessie Agreement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3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3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Personal Guarantee Direktur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3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Anneu Widyantie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3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Asset List terlampir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3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3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3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PG + Asset List</w:t>
            </w:r>
            <w:r w:rsidDel="00000000" w:rsidR="00000000" w:rsidRPr="00000000">
              <w:rPr>
                <w:rtl w:val="0"/>
              </w:rPr>
            </w:r>
          </w:p>
        </w:tc>
      </w:tr>
    </w:tbl>
    <w:p w:rsidR="00000000" w:rsidDel="00000000" w:rsidP="00000000" w:rsidRDefault="00000000" w:rsidRPr="00000000" w14:paraId="00000138">
      <w:pPr>
        <w:spacing w:after="60" w:before="60" w:lineRule="auto"/>
        <w:rPr/>
      </w:pPr>
      <w:r w:rsidDel="00000000" w:rsidR="00000000" w:rsidRPr="00000000">
        <w:rPr>
          <w:rtl w:val="0"/>
        </w:rPr>
      </w:r>
    </w:p>
    <w:p w:rsidR="00000000" w:rsidDel="00000000" w:rsidP="00000000" w:rsidRDefault="00000000" w:rsidRPr="00000000" w14:paraId="00000139">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4.2 Perhitungan Kecukupan Agunan (SCCR)</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3A">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Keterangan</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3B">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Usulan Unit Bisnis (Rp)</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3C">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Rekomendasi Unit Risk (Rp)</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3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Total Nilai Agunan Likuidasi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3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3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Y — setelah penyesuaian]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4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Total Plafond Pembiayaan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4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3.000.000.000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4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2.500.000.000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4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Rasio SCCR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4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87,22%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4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102,21% (MEMENUHI)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4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Ketentuan Minimum SCCR Internal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4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4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4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Status Kepatuhan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4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TIDAK MEMENUHI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4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MEMENUHI — setelah penyesuaian</w:t>
            </w:r>
            <w:r w:rsidDel="00000000" w:rsidR="00000000" w:rsidRPr="00000000">
              <w:rPr>
                <w:rtl w:val="0"/>
              </w:rPr>
            </w:r>
          </w:p>
        </w:tc>
      </w:tr>
    </w:tbl>
    <w:p w:rsidR="00000000" w:rsidDel="00000000" w:rsidP="00000000" w:rsidRDefault="00000000" w:rsidRPr="00000000" w14:paraId="0000014C">
      <w:pPr>
        <w:spacing w:after="60" w:before="60" w:lineRule="auto"/>
        <w:rPr/>
      </w:pPr>
      <w:r w:rsidDel="00000000" w:rsidR="00000000" w:rsidRPr="00000000">
        <w:rPr>
          <w:rtl w:val="0"/>
        </w:rPr>
      </w:r>
    </w:p>
    <w:p w:rsidR="00000000" w:rsidDel="00000000" w:rsidP="00000000" w:rsidRDefault="00000000" w:rsidRPr="00000000" w14:paraId="0000014D">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4.3 Penyesuaian / Adjustment Unit Risiko</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Aset rumah tinggal di [Jalan Sadarmanah] tidak memiliki IMB — nilai bangunan disesuaikan menjadi Rp 0. Nilai tanah tetap diperhitungkan sesuai penilaian KJPP.</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Plafond yang direkomendasikan diturunkan dari Rp 3 miliar menjadi Rp 2,5 miliar untuk menjaga kecukupan agunan minimal 100%.</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Direkomendasikan penambahan agunan: Personal Guarantee (PG) dari Direktur disertai asset list yang diverifikasi.</w:t>
      </w:r>
      <w:r w:rsidDel="00000000" w:rsidR="00000000" w:rsidRPr="00000000">
        <w:rPr>
          <w:rtl w:val="0"/>
        </w:rPr>
      </w:r>
    </w:p>
    <w:p w:rsidR="00000000" w:rsidDel="00000000" w:rsidP="00000000" w:rsidRDefault="00000000" w:rsidRPr="00000000" w14:paraId="00000151">
      <w:pPr>
        <w:spacing w:after="60" w:before="60" w:lineRule="auto"/>
        <w:rPr/>
      </w:pPr>
      <w:r w:rsidDel="00000000" w:rsidR="00000000" w:rsidRPr="00000000">
        <w:rPr>
          <w:rtl w:val="0"/>
        </w:rPr>
      </w:r>
    </w:p>
    <w:p w:rsidR="00000000" w:rsidDel="00000000" w:rsidP="00000000" w:rsidRDefault="00000000" w:rsidRPr="00000000" w14:paraId="00000152">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4.4 Catatan Khusus &amp; Red Flag Agunan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6960"/>
        <w:gridCol w:w="2000"/>
        <w:tblGridChange w:id="0">
          <w:tblGrid>
            <w:gridCol w:w="400"/>
            <w:gridCol w:w="6960"/>
            <w:gridCol w:w="200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53">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54">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Catatan / Temuan</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55">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Level Risiko</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56">
            <w:pPr>
              <w:spacing w:after="60" w:before="60" w:lineRule="auto"/>
              <w:rPr/>
            </w:pPr>
            <w:r w:rsidDel="00000000" w:rsidR="00000000" w:rsidRPr="00000000">
              <w:rPr>
                <w:rFonts w:ascii="Arial" w:cs="Arial" w:eastAsia="Arial" w:hAnsi="Arial"/>
                <w:b w:val="0"/>
                <w:bCs w:val="0"/>
                <w:color w:val="000000"/>
                <w:sz w:val="15"/>
                <w:szCs w:val="15"/>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57">
            <w:pPr>
              <w:spacing w:after="60" w:before="60" w:lineRule="auto"/>
              <w:rPr/>
            </w:pPr>
            <w:r w:rsidDel="00000000" w:rsidR="00000000" w:rsidRPr="00000000">
              <w:rPr>
                <w:rFonts w:ascii="Arial" w:cs="Arial" w:eastAsia="Arial" w:hAnsi="Arial"/>
                <w:b w:val="0"/>
                <w:bCs w:val="0"/>
                <w:color w:val="000000"/>
                <w:sz w:val="15"/>
                <w:szCs w:val="15"/>
                <w:rtl w:val="0"/>
              </w:rPr>
              <w:t xml:space="preserve">Aset atas nama pihak ketiga (bukan pengurus/pemegang saham perusahaan) — potensi risiko pinjam meminjam agunan. Verifikasi proses jual beli masih diperlukan.</w:t>
            </w:r>
            <w:r w:rsidDel="00000000" w:rsidR="00000000" w:rsidRPr="00000000">
              <w:rPr>
                <w:rtl w:val="0"/>
              </w:rPr>
            </w:r>
          </w:p>
        </w:tc>
        <w:tc>
          <w:tcPr>
            <w:tcBorders>
              <w:top w:color="e74c3c" w:space="0" w:sz="6" w:val="single"/>
              <w:left w:color="e74c3c" w:space="0" w:sz="6" w:val="single"/>
              <w:bottom w:color="e74c3c" w:space="0" w:sz="6" w:val="single"/>
              <w:right w:color="e74c3c" w:space="0" w:sz="6" w:val="single"/>
            </w:tcBorders>
            <w:shd w:fill="fadbd8" w:val="clear"/>
            <w:tcMar>
              <w:top w:w="60.0" w:type="dxa"/>
              <w:left w:w="120.0" w:type="dxa"/>
              <w:bottom w:w="60.0" w:type="dxa"/>
              <w:right w:w="120.0" w:type="dxa"/>
            </w:tcMar>
          </w:tcPr>
          <w:p w:rsidR="00000000" w:rsidDel="00000000" w:rsidP="00000000" w:rsidRDefault="00000000" w:rsidRPr="00000000" w14:paraId="00000158">
            <w:pPr>
              <w:spacing w:after="60" w:before="60" w:lineRule="auto"/>
              <w:jc w:val="center"/>
              <w:rPr/>
            </w:pPr>
            <w:r w:rsidDel="00000000" w:rsidR="00000000" w:rsidRPr="00000000">
              <w:rPr>
                <w:rFonts w:ascii="Arial" w:cs="Arial" w:eastAsia="Arial" w:hAnsi="Arial"/>
                <w:b w:val="1"/>
                <w:bCs w:val="1"/>
                <w:color w:val="e74c3c"/>
                <w:sz w:val="15"/>
                <w:szCs w:val="15"/>
                <w:rtl w:val="0"/>
              </w:rPr>
              <w:t xml:space="preserve">TINGGI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59">
            <w:pPr>
              <w:spacing w:after="60" w:before="60" w:lineRule="auto"/>
              <w:rPr/>
            </w:pPr>
            <w:r w:rsidDel="00000000" w:rsidR="00000000" w:rsidRPr="00000000">
              <w:rPr>
                <w:rFonts w:ascii="Arial" w:cs="Arial" w:eastAsia="Arial" w:hAnsi="Arial"/>
                <w:b w:val="0"/>
                <w:bCs w:val="0"/>
                <w:color w:val="000000"/>
                <w:sz w:val="15"/>
                <w:szCs w:val="15"/>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5A">
            <w:pPr>
              <w:spacing w:after="60" w:before="60" w:lineRule="auto"/>
              <w:rPr/>
            </w:pPr>
            <w:r w:rsidDel="00000000" w:rsidR="00000000" w:rsidRPr="00000000">
              <w:rPr>
                <w:rFonts w:ascii="Arial" w:cs="Arial" w:eastAsia="Arial" w:hAnsi="Arial"/>
                <w:b w:val="0"/>
                <w:bCs w:val="0"/>
                <w:color w:val="000000"/>
                <w:sz w:val="15"/>
                <w:szCs w:val="15"/>
                <w:rtl w:val="0"/>
              </w:rPr>
              <w:t xml:space="preserve">Aset di Jl. Sadarmanah saat ini disewakan kepada pihak ketiga — berpotensi menghambat eksekusi agunan.</w:t>
            </w:r>
            <w:r w:rsidDel="00000000" w:rsidR="00000000" w:rsidRPr="00000000">
              <w:rPr>
                <w:rtl w:val="0"/>
              </w:rPr>
            </w:r>
          </w:p>
        </w:tc>
        <w:tc>
          <w:tcPr>
            <w:tcBorders>
              <w:top w:color="e67e22" w:space="0" w:sz="6" w:val="single"/>
              <w:left w:color="e67e22" w:space="0" w:sz="6" w:val="single"/>
              <w:bottom w:color="e67e22" w:space="0" w:sz="6" w:val="single"/>
              <w:right w:color="e67e22" w:space="0" w:sz="6" w:val="single"/>
            </w:tcBorders>
            <w:shd w:fill="fdebd0" w:val="clear"/>
            <w:tcMar>
              <w:top w:w="60.0" w:type="dxa"/>
              <w:left w:w="120.0" w:type="dxa"/>
              <w:bottom w:w="60.0" w:type="dxa"/>
              <w:right w:w="120.0" w:type="dxa"/>
            </w:tcMar>
          </w:tcPr>
          <w:p w:rsidR="00000000" w:rsidDel="00000000" w:rsidP="00000000" w:rsidRDefault="00000000" w:rsidRPr="00000000" w14:paraId="0000015B">
            <w:pPr>
              <w:spacing w:after="60" w:before="60" w:lineRule="auto"/>
              <w:jc w:val="center"/>
              <w:rPr/>
            </w:pPr>
            <w:r w:rsidDel="00000000" w:rsidR="00000000" w:rsidRPr="00000000">
              <w:rPr>
                <w:rFonts w:ascii="Arial" w:cs="Arial" w:eastAsia="Arial" w:hAnsi="Arial"/>
                <w:b w:val="1"/>
                <w:bCs w:val="1"/>
                <w:color w:val="e67e22"/>
                <w:sz w:val="15"/>
                <w:szCs w:val="15"/>
                <w:rtl w:val="0"/>
              </w:rPr>
              <w:t xml:space="preserve">SEDANG</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5C">
            <w:pPr>
              <w:spacing w:after="60" w:before="60" w:lineRule="auto"/>
              <w:rPr/>
            </w:pPr>
            <w:r w:rsidDel="00000000" w:rsidR="00000000" w:rsidRPr="00000000">
              <w:rPr>
                <w:rFonts w:ascii="Arial" w:cs="Arial" w:eastAsia="Arial" w:hAnsi="Arial"/>
                <w:b w:val="0"/>
                <w:bCs w:val="0"/>
                <w:color w:val="000000"/>
                <w:sz w:val="15"/>
                <w:szCs w:val="15"/>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5D">
            <w:pPr>
              <w:spacing w:after="60" w:before="60" w:lineRule="auto"/>
              <w:rPr/>
            </w:pPr>
            <w:r w:rsidDel="00000000" w:rsidR="00000000" w:rsidRPr="00000000">
              <w:rPr>
                <w:rFonts w:ascii="Arial" w:cs="Arial" w:eastAsia="Arial" w:hAnsi="Arial"/>
                <w:b w:val="0"/>
                <w:bCs w:val="0"/>
                <w:color w:val="000000"/>
                <w:sz w:val="15"/>
                <w:szCs w:val="15"/>
                <w:rtl w:val="0"/>
              </w:rPr>
              <w:t xml:space="preserve">Cessie piutang tidak dapat dikuasai bank karena pembayaran client masuk ke rekening BCA (di luar Bank Hijra).</w:t>
            </w:r>
            <w:r w:rsidDel="00000000" w:rsidR="00000000" w:rsidRPr="00000000">
              <w:rPr>
                <w:rtl w:val="0"/>
              </w:rPr>
            </w:r>
          </w:p>
        </w:tc>
        <w:tc>
          <w:tcPr>
            <w:tcBorders>
              <w:top w:color="e74c3c" w:space="0" w:sz="6" w:val="single"/>
              <w:left w:color="e74c3c" w:space="0" w:sz="6" w:val="single"/>
              <w:bottom w:color="e74c3c" w:space="0" w:sz="6" w:val="single"/>
              <w:right w:color="e74c3c" w:space="0" w:sz="6" w:val="single"/>
            </w:tcBorders>
            <w:shd w:fill="fadbd8" w:val="clear"/>
            <w:tcMar>
              <w:top w:w="60.0" w:type="dxa"/>
              <w:left w:w="120.0" w:type="dxa"/>
              <w:bottom w:w="60.0" w:type="dxa"/>
              <w:right w:w="120.0" w:type="dxa"/>
            </w:tcMar>
          </w:tcPr>
          <w:p w:rsidR="00000000" w:rsidDel="00000000" w:rsidP="00000000" w:rsidRDefault="00000000" w:rsidRPr="00000000" w14:paraId="0000015E">
            <w:pPr>
              <w:spacing w:after="60" w:before="60" w:lineRule="auto"/>
              <w:jc w:val="center"/>
              <w:rPr/>
            </w:pPr>
            <w:r w:rsidDel="00000000" w:rsidR="00000000" w:rsidRPr="00000000">
              <w:rPr>
                <w:rFonts w:ascii="Arial" w:cs="Arial" w:eastAsia="Arial" w:hAnsi="Arial"/>
                <w:b w:val="1"/>
                <w:bCs w:val="1"/>
                <w:color w:val="e74c3c"/>
                <w:sz w:val="15"/>
                <w:szCs w:val="15"/>
                <w:rtl w:val="0"/>
              </w:rPr>
              <w:t xml:space="preserve">TINGGI</w:t>
            </w:r>
            <w:r w:rsidDel="00000000" w:rsidR="00000000" w:rsidRPr="00000000">
              <w:rPr>
                <w:rtl w:val="0"/>
              </w:rPr>
            </w:r>
          </w:p>
        </w:tc>
      </w:tr>
    </w:tbl>
    <w:p w:rsidR="00000000" w:rsidDel="00000000" w:rsidP="00000000" w:rsidRDefault="00000000" w:rsidRPr="00000000" w14:paraId="0000015F">
      <w:pPr>
        <w:spacing w:after="60" w:before="60" w:lineRule="auto"/>
        <w:rPr/>
      </w:pPr>
      <w:r w:rsidDel="00000000" w:rsidR="00000000" w:rsidRPr="00000000">
        <w:rPr>
          <w:rtl w:val="0"/>
        </w:rPr>
      </w:r>
    </w:p>
    <w:p w:rsidR="00000000" w:rsidDel="00000000" w:rsidP="00000000" w:rsidRDefault="00000000" w:rsidRPr="00000000" w14:paraId="00000160">
      <w:pPr>
        <w:rPr/>
      </w:pPr>
      <w:r w:rsidDel="00000000" w:rsidR="00000000" w:rsidRPr="00000000">
        <w:br w:type="page"/>
      </w:r>
      <w:r w:rsidDel="00000000" w:rsidR="00000000" w:rsidRPr="00000000">
        <w:rPr>
          <w:rtl w:val="0"/>
        </w:rPr>
      </w:r>
    </w:p>
    <w:p w:rsidR="00000000" w:rsidDel="00000000" w:rsidP="00000000" w:rsidRDefault="00000000" w:rsidRPr="00000000" w14:paraId="00000161">
      <w:pPr>
        <w:shd w:fill="1b4f72" w:val="clear"/>
        <w:spacing w:after="120" w:before="240" w:lineRule="auto"/>
        <w:ind w:left="200" w:right="200" w:firstLine="0"/>
        <w:rPr/>
      </w:pPr>
      <w:r w:rsidDel="00000000" w:rsidR="00000000" w:rsidRPr="00000000">
        <w:rPr>
          <w:rFonts w:ascii="Arial" w:cs="Arial" w:eastAsia="Arial" w:hAnsi="Arial"/>
          <w:b w:val="1"/>
          <w:bCs w:val="1"/>
          <w:color w:val="ffffff"/>
          <w:sz w:val="22"/>
          <w:szCs w:val="22"/>
          <w:rtl w:val="0"/>
        </w:rPr>
        <w:t xml:space="preserve">V. PENILAIAN RISIKO — BISNIS DAN MANAJEMEN</w:t>
      </w:r>
      <w:r w:rsidDel="00000000" w:rsidR="00000000" w:rsidRPr="00000000">
        <w:rPr>
          <w:rtl w:val="0"/>
        </w:rPr>
      </w:r>
    </w:p>
    <w:p w:rsidR="00000000" w:rsidDel="00000000" w:rsidP="00000000" w:rsidRDefault="00000000" w:rsidRPr="00000000" w14:paraId="00000162">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5.1 Profil Bisnis &amp; Core Business</w:t>
      </w:r>
      <w:r w:rsidDel="00000000" w:rsidR="00000000" w:rsidRPr="00000000">
        <w:rPr>
          <w:rtl w:val="0"/>
        </w:rPr>
      </w:r>
    </w:p>
    <w:p w:rsidR="00000000" w:rsidDel="00000000" w:rsidP="00000000" w:rsidRDefault="00000000" w:rsidRPr="00000000" w14:paraId="00000163">
      <w:pPr>
        <w:spacing w:after="60" w:before="60" w:lineRule="auto"/>
        <w:rPr/>
      </w:pPr>
      <w:r w:rsidDel="00000000" w:rsidR="00000000" w:rsidRPr="00000000">
        <w:rPr>
          <w:rFonts w:ascii="Arial" w:cs="Arial" w:eastAsia="Arial" w:hAnsi="Arial"/>
          <w:b w:val="0"/>
          <w:bCs w:val="0"/>
          <w:color w:val="000000"/>
          <w:sz w:val="18"/>
          <w:szCs w:val="18"/>
          <w:rtl w:val="0"/>
        </w:rPr>
        <w:t xml:space="preserve">Uraikan model bisnis secara ringkas: alur pendapatan, siklus operasional, hubungan antara nasabah dengan client dan pemasok, serta posisi kompetitif di industri.</w:t>
      </w:r>
      <w:r w:rsidDel="00000000" w:rsidR="00000000" w:rsidRPr="00000000">
        <w:rPr>
          <w:rtl w:val="0"/>
        </w:rPr>
      </w:r>
    </w:p>
    <w:p w:rsidR="00000000" w:rsidDel="00000000" w:rsidP="00000000" w:rsidRDefault="00000000" w:rsidRPr="00000000" w14:paraId="00000164">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165">
            <w:pPr>
              <w:spacing w:after="60" w:before="60" w:lineRule="auto"/>
              <w:rPr/>
            </w:pPr>
            <w:r w:rsidDel="00000000" w:rsidR="00000000" w:rsidRPr="00000000">
              <w:rPr>
                <w:rFonts w:ascii="Arial" w:cs="Arial" w:eastAsia="Arial" w:hAnsi="Arial"/>
                <w:b w:val="1"/>
                <w:bCs w:val="1"/>
                <w:color w:val="1b4f72"/>
                <w:sz w:val="16"/>
                <w:szCs w:val="16"/>
                <w:rtl w:val="0"/>
              </w:rPr>
              <w:t xml:space="preserve">Model Bisnis Utama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166">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[Deskripsikan dengan singkat dan jelas — mis: Man Power Supply untuk airport services]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167">
            <w:pPr>
              <w:spacing w:after="60" w:before="60" w:lineRule="auto"/>
              <w:rPr/>
            </w:pPr>
            <w:r w:rsidDel="00000000" w:rsidR="00000000" w:rsidRPr="00000000">
              <w:rPr>
                <w:rFonts w:ascii="Arial" w:cs="Arial" w:eastAsia="Arial" w:hAnsi="Arial"/>
                <w:b w:val="1"/>
                <w:bCs w:val="1"/>
                <w:color w:val="1b4f72"/>
                <w:sz w:val="16"/>
                <w:szCs w:val="16"/>
                <w:rtl w:val="0"/>
              </w:rPr>
              <w:t xml:space="preserve">Client / Bouwheer Utama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168">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[Nama client, kontribusi % terhadap total revenue, durasi kerjasama]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169">
            <w:pPr>
              <w:spacing w:after="60" w:before="60" w:lineRule="auto"/>
              <w:rPr/>
            </w:pPr>
            <w:r w:rsidDel="00000000" w:rsidR="00000000" w:rsidRPr="00000000">
              <w:rPr>
                <w:rFonts w:ascii="Arial" w:cs="Arial" w:eastAsia="Arial" w:hAnsi="Arial"/>
                <w:b w:val="1"/>
                <w:bCs w:val="1"/>
                <w:color w:val="1b4f72"/>
                <w:sz w:val="16"/>
                <w:szCs w:val="16"/>
                <w:rtl w:val="0"/>
              </w:rPr>
              <w:t xml:space="preserve">Ketergantungan pada Client Tunggal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16A">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[Ya/Tidak — konsentrasi risiko] — [persentase revenue dari 1 client]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16B">
            <w:pPr>
              <w:spacing w:after="60" w:before="60" w:lineRule="auto"/>
              <w:rPr/>
            </w:pPr>
            <w:r w:rsidDel="00000000" w:rsidR="00000000" w:rsidRPr="00000000">
              <w:rPr>
                <w:rFonts w:ascii="Arial" w:cs="Arial" w:eastAsia="Arial" w:hAnsi="Arial"/>
                <w:b w:val="1"/>
                <w:bCs w:val="1"/>
                <w:color w:val="1b4f72"/>
                <w:sz w:val="16"/>
                <w:szCs w:val="16"/>
                <w:rtl w:val="0"/>
              </w:rPr>
              <w:t xml:space="preserve">Pemasok / Subkontraktor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16C">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[Nama vendor, jenis pengadaan, ada/tidak perjanjian tertulis]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16D">
            <w:pPr>
              <w:spacing w:after="60" w:before="60" w:lineRule="auto"/>
              <w:rPr/>
            </w:pPr>
            <w:r w:rsidDel="00000000" w:rsidR="00000000" w:rsidRPr="00000000">
              <w:rPr>
                <w:rFonts w:ascii="Arial" w:cs="Arial" w:eastAsia="Arial" w:hAnsi="Arial"/>
                <w:b w:val="1"/>
                <w:bCs w:val="1"/>
                <w:color w:val="1b4f72"/>
                <w:sz w:val="16"/>
                <w:szCs w:val="16"/>
                <w:rtl w:val="0"/>
              </w:rPr>
              <w:t xml:space="preserve">Jumlah Karyawan Tetap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16E">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[X] orang manajemen + [Y] personil operasional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16F">
            <w:pPr>
              <w:spacing w:after="60" w:before="60" w:lineRule="auto"/>
              <w:rPr/>
            </w:pPr>
            <w:r w:rsidDel="00000000" w:rsidR="00000000" w:rsidRPr="00000000">
              <w:rPr>
                <w:rFonts w:ascii="Arial" w:cs="Arial" w:eastAsia="Arial" w:hAnsi="Arial"/>
                <w:b w:val="1"/>
                <w:bCs w:val="1"/>
                <w:color w:val="1b4f72"/>
                <w:sz w:val="16"/>
                <w:szCs w:val="16"/>
                <w:rtl w:val="0"/>
              </w:rPr>
              <w:t xml:space="preserve">Wilayah Operasional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170">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[Daftar kota/bandara/lokasi proyek aktif]</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20.0" w:type="dxa"/>
              <w:bottom w:w="80.0" w:type="dxa"/>
              <w:right w:w="120.0" w:type="dxa"/>
            </w:tcMar>
          </w:tcPr>
          <w:p w:rsidR="00000000" w:rsidDel="00000000" w:rsidP="00000000" w:rsidRDefault="00000000" w:rsidRPr="00000000" w14:paraId="00000171">
            <w:pPr>
              <w:spacing w:after="60" w:before="60" w:lineRule="auto"/>
              <w:rPr/>
            </w:pPr>
            <w:r w:rsidDel="00000000" w:rsidR="00000000" w:rsidRPr="00000000">
              <w:rPr>
                <w:rFonts w:ascii="Arial" w:cs="Arial" w:eastAsia="Arial" w:hAnsi="Arial"/>
                <w:b w:val="1"/>
                <w:bCs w:val="1"/>
                <w:color w:val="1b4f72"/>
                <w:sz w:val="16"/>
                <w:szCs w:val="16"/>
                <w:rtl w:val="0"/>
              </w:rPr>
              <w:t xml:space="preserve">Sektor / Industri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80.0" w:type="dxa"/>
              <w:left w:w="120.0" w:type="dxa"/>
              <w:bottom w:w="80.0" w:type="dxa"/>
              <w:right w:w="120.0" w:type="dxa"/>
            </w:tcMar>
          </w:tcPr>
          <w:p w:rsidR="00000000" w:rsidDel="00000000" w:rsidP="00000000" w:rsidRDefault="00000000" w:rsidRPr="00000000" w14:paraId="00000172">
            <w:pPr>
              <w:spacing w:after="60" w:before="60" w:lineRule="auto"/>
              <w:rPr/>
            </w:pPr>
            <w:r w:rsidDel="00000000" w:rsidR="00000000" w:rsidRPr="00000000">
              <w:rPr>
                <w:rFonts w:ascii="Arial" w:cs="Arial" w:eastAsia="Arial" w:hAnsi="Arial"/>
                <w:b w:val="0"/>
                <w:bCs w:val="0"/>
                <w:i w:val="1"/>
                <w:iCs w:val="1"/>
                <w:color w:val="5d6d7e"/>
                <w:sz w:val="16"/>
                <w:szCs w:val="16"/>
                <w:rtl w:val="0"/>
              </w:rPr>
              <w:t xml:space="preserve">[Ground Handling / Logistik / Konstruksi / dll.] — karakteristik dan siklus usaha</w:t>
            </w:r>
            <w:r w:rsidDel="00000000" w:rsidR="00000000" w:rsidRPr="00000000">
              <w:rPr>
                <w:rtl w:val="0"/>
              </w:rPr>
            </w:r>
          </w:p>
        </w:tc>
      </w:tr>
    </w:tbl>
    <w:p w:rsidR="00000000" w:rsidDel="00000000" w:rsidP="00000000" w:rsidRDefault="00000000" w:rsidRPr="00000000" w14:paraId="00000173">
      <w:pPr>
        <w:spacing w:after="60" w:before="60" w:lineRule="auto"/>
        <w:rPr/>
      </w:pPr>
      <w:r w:rsidDel="00000000" w:rsidR="00000000" w:rsidRPr="00000000">
        <w:rPr>
          <w:rtl w:val="0"/>
        </w:rPr>
      </w:r>
    </w:p>
    <w:p w:rsidR="00000000" w:rsidDel="00000000" w:rsidP="00000000" w:rsidRDefault="00000000" w:rsidRPr="00000000" w14:paraId="00000174">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5.2 Kontrak / SPK Aktif</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200"/>
        <w:gridCol w:w="1400"/>
        <w:gridCol w:w="1600"/>
        <w:gridCol w:w="1600"/>
        <w:gridCol w:w="2200"/>
        <w:tblGridChange w:id="0">
          <w:tblGrid>
            <w:gridCol w:w="360"/>
            <w:gridCol w:w="2200"/>
            <w:gridCol w:w="1400"/>
            <w:gridCol w:w="1600"/>
            <w:gridCol w:w="1600"/>
            <w:gridCol w:w="220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75">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No</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76">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Nama / Nomor Kontrak</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77">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Client</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78">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Nilai/Bln (Rp)</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79">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Periode</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7A">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Status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7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7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BA Klarifikasi UPG / BA-PBJ/0007JAN/2025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7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PT Gapura Angkasa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7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~380.000.000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7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Des 2024–Okt 2025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8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Aktif – BA Klarifikasi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8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8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GP/SZ/PERJ.1-034/MAY/2024 (BIK)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8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PT Gapura Angkasa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8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~122.964.421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8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Mar 2024–Mar 2025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8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Sudah berakhir / Renewal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8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8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SPK.GAPURA/00/03/2025/0011 (PGK)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8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PT Gapura Angkasa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8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~149.763.000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8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Apr 2025–Mar 2026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8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Aktif</w:t>
            </w:r>
            <w:r w:rsidDel="00000000" w:rsidR="00000000" w:rsidRPr="00000000">
              <w:rPr>
                <w:rtl w:val="0"/>
              </w:rPr>
            </w:r>
          </w:p>
        </w:tc>
      </w:tr>
    </w:tbl>
    <w:p w:rsidR="00000000" w:rsidDel="00000000" w:rsidP="00000000" w:rsidRDefault="00000000" w:rsidRPr="00000000" w14:paraId="0000018D">
      <w:pPr>
        <w:spacing w:after="60" w:before="60" w:lineRule="auto"/>
        <w:rPr/>
      </w:pPr>
      <w:r w:rsidDel="00000000" w:rsidR="00000000" w:rsidRPr="00000000">
        <w:rPr>
          <w:rtl w:val="0"/>
        </w:rPr>
      </w:r>
    </w:p>
    <w:p w:rsidR="00000000" w:rsidDel="00000000" w:rsidP="00000000" w:rsidRDefault="00000000" w:rsidRPr="00000000" w14:paraId="0000018E">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5.3 Trade Checking</w:t>
      </w:r>
      <w:r w:rsidDel="00000000" w:rsidR="00000000" w:rsidRPr="00000000">
        <w:rPr>
          <w:rtl w:val="0"/>
        </w:rPr>
      </w:r>
    </w:p>
    <w:p w:rsidR="00000000" w:rsidDel="00000000" w:rsidP="00000000" w:rsidRDefault="00000000" w:rsidRPr="00000000" w14:paraId="0000018F">
      <w:pPr>
        <w:spacing w:after="60" w:before="60" w:lineRule="auto"/>
        <w:rPr/>
      </w:pPr>
      <w:r w:rsidDel="00000000" w:rsidR="00000000" w:rsidRPr="00000000">
        <w:rPr>
          <w:rFonts w:ascii="Arial" w:cs="Arial" w:eastAsia="Arial" w:hAnsi="Arial"/>
          <w:b w:val="0"/>
          <w:bCs w:val="0"/>
          <w:color w:val="000000"/>
          <w:sz w:val="18"/>
          <w:szCs w:val="18"/>
          <w:rtl w:val="0"/>
        </w:rPr>
        <w:t xml:space="preserve">Unit bisnis telah melakukan trade checking kepada client utama. Hasil trade checking positif:</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800"/>
        <w:gridCol w:w="1440"/>
        <w:gridCol w:w="4760"/>
        <w:tblGridChange w:id="0">
          <w:tblGrid>
            <w:gridCol w:w="360"/>
            <w:gridCol w:w="2800"/>
            <w:gridCol w:w="1440"/>
            <w:gridCol w:w="476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90">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No</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91">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Client / Cabang</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92">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Hasil</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93">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Keterangan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9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9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Gapura Angkasa – Makassar (UPG)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9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POSITIF</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9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Kerjasama ±2 tahun, avg Rp380jt/bln, 85 personil, ToP max 2 bulan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9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9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Gapura Angkasa – Pangkal Pinang (PGK)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9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POSITIF</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9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Kerjasama ±1 tahun, avg Rp180jt/bln, 37 personil, ToP max 2 bulan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9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9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Gapura Angkasa – Biak (BIK)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9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POSITIF</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9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Kerjasama ±1 tahun, avg Rp180jt/bln, 37 personil, ToP max 2 bulan</w:t>
            </w:r>
            <w:r w:rsidDel="00000000" w:rsidR="00000000" w:rsidRPr="00000000">
              <w:rPr>
                <w:rtl w:val="0"/>
              </w:rPr>
            </w:r>
          </w:p>
        </w:tc>
      </w:tr>
    </w:tbl>
    <w:p w:rsidR="00000000" w:rsidDel="00000000" w:rsidP="00000000" w:rsidRDefault="00000000" w:rsidRPr="00000000" w14:paraId="000001A0">
      <w:pPr>
        <w:spacing w:after="60" w:before="60" w:lineRule="auto"/>
        <w:rPr/>
      </w:pPr>
      <w:r w:rsidDel="00000000" w:rsidR="00000000" w:rsidRPr="00000000">
        <w:rPr>
          <w:rtl w:val="0"/>
        </w:rPr>
      </w:r>
    </w:p>
    <w:p w:rsidR="00000000" w:rsidDel="00000000" w:rsidP="00000000" w:rsidRDefault="00000000" w:rsidRPr="00000000" w14:paraId="000001A1">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5.4 Riwayat Pembiayaan (SLIK &amp; Pefindo Checking)</w:t>
      </w:r>
      <w:r w:rsidDel="00000000" w:rsidR="00000000" w:rsidRPr="00000000">
        <w:rPr>
          <w:rtl w:val="0"/>
        </w:rPr>
      </w:r>
    </w:p>
    <w:tbl>
      <w:tblPr>
        <w:tblStyle w:val="Table21"/>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400"/>
        <w:gridCol w:w="1360"/>
        <w:gridCol w:w="1400"/>
        <w:gridCol w:w="1040"/>
        <w:gridCol w:w="3200"/>
        <w:tblGridChange w:id="0">
          <w:tblGrid>
            <w:gridCol w:w="360"/>
            <w:gridCol w:w="2400"/>
            <w:gridCol w:w="1360"/>
            <w:gridCol w:w="1400"/>
            <w:gridCol w:w="1040"/>
            <w:gridCol w:w="320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A2">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No</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A3">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Nama</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A4">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Peran</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A5">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Baki Debet (Rp)</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A6">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Kolektibilitas</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A7">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Keterangan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A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A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PT Dwara Ekshatama Lantar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A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Pemohon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A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A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A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Tidak ditemukan fasilitas aktif. Pefindo: pernah ada KMK P2P Alami Rp150jt – selalu Kol 1</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A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A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Anneu Widyantie (Direktur)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B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Direktur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B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185.991.921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B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 (Lancar)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B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 catatan DPD max 4 hari di BCA Finance – penjelasan: fasilitas digunakan adik, mismatch jadwal gaji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B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B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Bagus Saleh Suwarso Putra (Komisaris)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B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Komisaris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B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B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Lunas (eks Kol 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B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Pernah KUR BRI – macet akibat kebakaran pasar 2019. Lunas Oktober 2024.</w:t>
            </w:r>
            <w:r w:rsidDel="00000000" w:rsidR="00000000" w:rsidRPr="00000000">
              <w:rPr>
                <w:rtl w:val="0"/>
              </w:rPr>
            </w:r>
          </w:p>
        </w:tc>
      </w:tr>
    </w:tbl>
    <w:p w:rsidR="00000000" w:rsidDel="00000000" w:rsidP="00000000" w:rsidRDefault="00000000" w:rsidRPr="00000000" w14:paraId="000001BA">
      <w:pPr>
        <w:spacing w:after="60" w:before="60" w:lineRule="auto"/>
        <w:rPr/>
      </w:pPr>
      <w:r w:rsidDel="00000000" w:rsidR="00000000" w:rsidRPr="00000000">
        <w:rPr>
          <w:rtl w:val="0"/>
        </w:rPr>
      </w:r>
    </w:p>
    <w:p w:rsidR="00000000" w:rsidDel="00000000" w:rsidP="00000000" w:rsidRDefault="00000000" w:rsidRPr="00000000" w14:paraId="000001BB">
      <w:pPr>
        <w:rPr/>
      </w:pPr>
      <w:r w:rsidDel="00000000" w:rsidR="00000000" w:rsidRPr="00000000">
        <w:br w:type="page"/>
      </w:r>
      <w:r w:rsidDel="00000000" w:rsidR="00000000" w:rsidRPr="00000000">
        <w:rPr>
          <w:rtl w:val="0"/>
        </w:rPr>
      </w:r>
    </w:p>
    <w:p w:rsidR="00000000" w:rsidDel="00000000" w:rsidP="00000000" w:rsidRDefault="00000000" w:rsidRPr="00000000" w14:paraId="000001BC">
      <w:pPr>
        <w:shd w:fill="1b4f72" w:val="clear"/>
        <w:spacing w:after="120" w:before="240" w:lineRule="auto"/>
        <w:ind w:left="200" w:right="200" w:firstLine="0"/>
        <w:rPr/>
      </w:pPr>
      <w:r w:rsidDel="00000000" w:rsidR="00000000" w:rsidRPr="00000000">
        <w:rPr>
          <w:rFonts w:ascii="Arial" w:cs="Arial" w:eastAsia="Arial" w:hAnsi="Arial"/>
          <w:b w:val="1"/>
          <w:bCs w:val="1"/>
          <w:color w:val="ffffff"/>
          <w:sz w:val="22"/>
          <w:szCs w:val="22"/>
          <w:rtl w:val="0"/>
        </w:rPr>
        <w:t xml:space="preserve">VI. PENILAIAN RISIKO — KEUANGAN</w:t>
      </w:r>
      <w:r w:rsidDel="00000000" w:rsidR="00000000" w:rsidRPr="00000000">
        <w:rPr>
          <w:rtl w:val="0"/>
        </w:rPr>
      </w:r>
    </w:p>
    <w:p w:rsidR="00000000" w:rsidDel="00000000" w:rsidP="00000000" w:rsidRDefault="00000000" w:rsidRPr="00000000" w14:paraId="000001BD">
      <w:pPr>
        <w:spacing w:after="60" w:before="60" w:lineRule="auto"/>
        <w:rPr/>
      </w:pPr>
      <w:r w:rsidDel="00000000" w:rsidR="00000000" w:rsidRPr="00000000">
        <w:rPr>
          <w:rFonts w:ascii="Arial" w:cs="Arial" w:eastAsia="Arial" w:hAnsi="Arial"/>
          <w:b w:val="0"/>
          <w:bCs w:val="0"/>
          <w:color w:val="000000"/>
          <w:sz w:val="18"/>
          <w:szCs w:val="18"/>
          <w:rtl w:val="0"/>
        </w:rPr>
        <w:t xml:space="preserve">Analisis keuangan dilakukan atas laporan keuangan inhouse PT DEL untuk periode 2023, 2024, dan April 2025 (annualized). Mengingat laporan keuangan tidak diaudit, analisis dilakukan secara kritis dengan memperhatikan konsistensi internal data keuangan.</w:t>
      </w:r>
      <w:r w:rsidDel="00000000" w:rsidR="00000000" w:rsidRPr="00000000">
        <w:rPr>
          <w:rtl w:val="0"/>
        </w:rPr>
      </w:r>
    </w:p>
    <w:p w:rsidR="00000000" w:rsidDel="00000000" w:rsidP="00000000" w:rsidRDefault="00000000" w:rsidRPr="00000000" w14:paraId="000001BE">
      <w:pPr>
        <w:spacing w:after="60" w:before="60" w:lineRule="auto"/>
        <w:rPr/>
      </w:pPr>
      <w:r w:rsidDel="00000000" w:rsidR="00000000" w:rsidRPr="00000000">
        <w:rPr>
          <w:rtl w:val="0"/>
        </w:rPr>
      </w:r>
    </w:p>
    <w:p w:rsidR="00000000" w:rsidDel="00000000" w:rsidP="00000000" w:rsidRDefault="00000000" w:rsidRPr="00000000" w14:paraId="000001BF">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6.1 Financial Highlight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40"/>
        <w:gridCol w:w="1440"/>
        <w:gridCol w:w="1440"/>
        <w:gridCol w:w="1840"/>
        <w:tblGridChange w:id="0">
          <w:tblGrid>
            <w:gridCol w:w="3200"/>
            <w:gridCol w:w="1440"/>
            <w:gridCol w:w="1440"/>
            <w:gridCol w:w="1440"/>
            <w:gridCol w:w="184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C0">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Keterangan (Rp ribuan)</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C1">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2023</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C2">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2024</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C3">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Apr-2025</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1C4">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Tren &amp; Catatan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C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Pendapatan Usaha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C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C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C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C9">
            <w:pPr>
              <w:spacing w:after="60" w:before="60" w:lineRule="auto"/>
              <w:jc w:val="left"/>
              <w:rPr/>
            </w:pPr>
            <w:sdt>
              <w:sdtPr>
                <w:id w:val="-1813176008"/>
                <w:tag w:val="goog_rdk_63"/>
              </w:sdtPr>
              <w:sdtContent>
                <w:r w:rsidDel="00000000" w:rsidR="00000000" w:rsidRPr="00000000">
                  <w:rPr>
                    <w:rFonts w:ascii="Arial Unicode MS" w:cs="Arial Unicode MS" w:eastAsia="Arial Unicode MS" w:hAnsi="Arial Unicode MS"/>
                    <w:b w:val="0"/>
                    <w:bCs w:val="0"/>
                    <w:color w:val="000000"/>
                    <w:sz w:val="16"/>
                    <w:szCs w:val="16"/>
                    <w:rtl w:val="0"/>
                  </w:rPr>
                  <w:t xml:space="preserve">↑ Positif</w:t>
                </w:r>
              </w:sdtContent>
            </w:sdt>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C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Pertumbuhan Pendapatan (YoY%)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C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27,90%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C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C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C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Perlu diverifikasi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C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Laba Kotor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D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D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D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D3">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D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Gross Profit Margin (GPM%)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D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D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D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D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Bandingkan dengan industri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D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Laba Operasional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D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D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D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DD">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D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Laba Bersih (Net Income)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D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E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E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E2">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E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Net Profit Margin (NPM%)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E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E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E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E7">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E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Aset Lancar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E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E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E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EC">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E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Kewajiban Lancar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E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E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F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F1">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F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Current Ratio (CR)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F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F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F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F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Min 1x – aman/rawan?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F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Total Aset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F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F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F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1FB">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F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Total Kewajiban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F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F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1F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00">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0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Ekuitas / Modal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0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0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0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05">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0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Debt to Equity Ratio (DER)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0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0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0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0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Max 3x – aman/rawan?</w:t>
            </w:r>
            <w:r w:rsidDel="00000000" w:rsidR="00000000" w:rsidRPr="00000000">
              <w:rPr>
                <w:rtl w:val="0"/>
              </w:rPr>
            </w:r>
          </w:p>
        </w:tc>
      </w:tr>
    </w:tbl>
    <w:p w:rsidR="00000000" w:rsidDel="00000000" w:rsidP="00000000" w:rsidRDefault="00000000" w:rsidRPr="00000000" w14:paraId="0000020B">
      <w:pPr>
        <w:spacing w:after="60" w:before="60" w:lineRule="auto"/>
        <w:rPr/>
      </w:pPr>
      <w:r w:rsidDel="00000000" w:rsidR="00000000" w:rsidRPr="00000000">
        <w:rPr>
          <w:rtl w:val="0"/>
        </w:rPr>
      </w:r>
    </w:p>
    <w:p w:rsidR="00000000" w:rsidDel="00000000" w:rsidP="00000000" w:rsidRDefault="00000000" w:rsidRPr="00000000" w14:paraId="0000020C">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6.2 Analisis Arus Kas (Cashflow)</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40"/>
        <w:gridCol w:w="1440"/>
        <w:gridCol w:w="1440"/>
        <w:gridCol w:w="1840"/>
        <w:tblGridChange w:id="0">
          <w:tblGrid>
            <w:gridCol w:w="3200"/>
            <w:gridCol w:w="1440"/>
            <w:gridCol w:w="1440"/>
            <w:gridCol w:w="1440"/>
            <w:gridCol w:w="184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0D">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Keterangan (Rp ribuan)</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0E">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2023</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0F">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2024</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10">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Apr-2025</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11">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Catatan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1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Cashflow Operasional (CFO)</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1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1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1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1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Positif/Negatif?</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1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Cashflow Investasi (CFI)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1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1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1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1B">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1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Cashflow Pendanaan (CFF)</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1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1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1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20">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2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Net Cashflow</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2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2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2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25">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2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Saldo Kas Akhir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2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2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2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2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Verifikasi vs mutasi rekening</w:t>
            </w:r>
            <w:r w:rsidDel="00000000" w:rsidR="00000000" w:rsidRPr="00000000">
              <w:rPr>
                <w:rtl w:val="0"/>
              </w:rPr>
            </w:r>
          </w:p>
        </w:tc>
      </w:tr>
    </w:tbl>
    <w:p w:rsidR="00000000" w:rsidDel="00000000" w:rsidP="00000000" w:rsidRDefault="00000000" w:rsidRPr="00000000" w14:paraId="0000022B">
      <w:pPr>
        <w:spacing w:after="60" w:before="60" w:lineRule="auto"/>
        <w:rPr/>
      </w:pPr>
      <w:r w:rsidDel="00000000" w:rsidR="00000000" w:rsidRPr="00000000">
        <w:rPr>
          <w:rtl w:val="0"/>
        </w:rPr>
      </w:r>
    </w:p>
    <w:p w:rsidR="00000000" w:rsidDel="00000000" w:rsidP="00000000" w:rsidRDefault="00000000" w:rsidRPr="00000000" w14:paraId="0000022C">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6.3 Analisis Kebutuhan Pembiayaan &amp; DSCRi</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2D">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Keterangan</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2E">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Nilai (Rp)</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2F">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Catatan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3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Kebutuhan Modal Kerja (dari RAB)</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3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[Total RAB proyek]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3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Porsi Bank maks 80%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3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Plafond Modal Kerja yang Direkomendasikan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3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2.500.000.000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3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Lihat perhitungan detail MUAP</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3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Kebutuhan Investasi (dari RAB)</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3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[Total RAB investasi]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38">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3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Plafond Investasi yang Direkomendasikan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3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[Dibahas lebih lanjut]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3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Perlu detail RAB</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3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Cashflow Operasional Bersih (Proyeksi)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3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X/tahun]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3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Dari proyeksi cashflow</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3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Total Kewajiban Angsuran + Bagi Hasil/Tahun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4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[Rp Y/tahun]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41">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4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DSCRi (Debt Service Coverage Ratio – Syariah)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4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4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Minimum: 1,2x (investasi) / 1,1x (MK)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4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Status DSCRi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4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[MEMENUHI / TIDAK MEMENUHI]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47">
            <w:pPr>
              <w:spacing w:after="60" w:before="60" w:lineRule="auto"/>
              <w:jc w:val="left"/>
              <w:rPr/>
            </w:pPr>
            <w:r w:rsidDel="00000000" w:rsidR="00000000" w:rsidRPr="00000000">
              <w:rPr>
                <w:rtl w:val="0"/>
              </w:rPr>
            </w:r>
          </w:p>
        </w:tc>
      </w:tr>
    </w:tbl>
    <w:p w:rsidR="00000000" w:rsidDel="00000000" w:rsidP="00000000" w:rsidRDefault="00000000" w:rsidRPr="00000000" w14:paraId="00000248">
      <w:pPr>
        <w:spacing w:after="60" w:before="60" w:lineRule="auto"/>
        <w:rPr/>
      </w:pPr>
      <w:r w:rsidDel="00000000" w:rsidR="00000000" w:rsidRPr="00000000">
        <w:rPr>
          <w:rtl w:val="0"/>
        </w:rPr>
      </w:r>
    </w:p>
    <w:p w:rsidR="00000000" w:rsidDel="00000000" w:rsidP="00000000" w:rsidRDefault="00000000" w:rsidRPr="00000000" w14:paraId="00000249">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6.4 Rincian Pendapatan per Revenue Stream</w:t>
      </w:r>
      <w:r w:rsidDel="00000000" w:rsidR="00000000" w:rsidRPr="00000000">
        <w:rPr>
          <w:rtl w:val="0"/>
        </w:rPr>
      </w:r>
    </w:p>
    <w:tbl>
      <w:tblPr>
        <w:tblStyle w:val="Table25"/>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40"/>
        <w:gridCol w:w="1520"/>
        <w:gridCol w:w="1440"/>
        <w:gridCol w:w="1520"/>
        <w:gridCol w:w="1640"/>
        <w:tblGridChange w:id="0">
          <w:tblGrid>
            <w:gridCol w:w="2800"/>
            <w:gridCol w:w="1440"/>
            <w:gridCol w:w="1520"/>
            <w:gridCol w:w="1440"/>
            <w:gridCol w:w="1520"/>
            <w:gridCol w:w="164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4A">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Revenue Stream</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4B">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2023 (Rp)</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4C">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2023 (%)</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4D">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2024 (Rp)</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4E">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2024 (%)</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4F">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Apr-25 (%)</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5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Airport Services (Ground Handling)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5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5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75,88%</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5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5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74,00%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5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79,05%</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5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Pendapatan Proyek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5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5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5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5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5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5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Pendapatan Shipping / Logistik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5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5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5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6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6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6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Pendidikan / Training Aviasi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6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6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6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6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6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6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TOTAL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6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6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6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6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6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100%</w:t>
            </w:r>
            <w:r w:rsidDel="00000000" w:rsidR="00000000" w:rsidRPr="00000000">
              <w:rPr>
                <w:rtl w:val="0"/>
              </w:rPr>
            </w:r>
          </w:p>
        </w:tc>
      </w:tr>
    </w:tbl>
    <w:p w:rsidR="00000000" w:rsidDel="00000000" w:rsidP="00000000" w:rsidRDefault="00000000" w:rsidRPr="00000000" w14:paraId="0000026E">
      <w:pPr>
        <w:spacing w:after="60" w:before="40" w:lineRule="auto"/>
        <w:rPr/>
      </w:pPr>
      <w:r w:rsidDel="00000000" w:rsidR="00000000" w:rsidRPr="00000000">
        <w:rPr>
          <w:rFonts w:ascii="Arial" w:cs="Arial" w:eastAsia="Arial" w:hAnsi="Arial"/>
          <w:b w:val="0"/>
          <w:bCs w:val="0"/>
          <w:i w:val="1"/>
          <w:iCs w:val="1"/>
          <w:color w:val="5d6d7e"/>
          <w:sz w:val="16"/>
          <w:szCs w:val="16"/>
          <w:rtl w:val="0"/>
        </w:rPr>
        <w:t xml:space="preserve">Catatan: Konsentrasi pendapatan pada airport services (&gt;74%) menciptakan risiko ketergantungan pada PT Gapura Angkasa sebagai satu-satunya bouwheer utama.</w:t>
      </w:r>
      <w:r w:rsidDel="00000000" w:rsidR="00000000" w:rsidRPr="00000000">
        <w:rPr>
          <w:rtl w:val="0"/>
        </w:rPr>
      </w:r>
    </w:p>
    <w:p w:rsidR="00000000" w:rsidDel="00000000" w:rsidP="00000000" w:rsidRDefault="00000000" w:rsidRPr="00000000" w14:paraId="0000026F">
      <w:pPr>
        <w:spacing w:after="60" w:before="60" w:lineRule="auto"/>
        <w:rPr/>
      </w:pPr>
      <w:r w:rsidDel="00000000" w:rsidR="00000000" w:rsidRPr="00000000">
        <w:rPr>
          <w:rtl w:val="0"/>
        </w:rPr>
      </w:r>
    </w:p>
    <w:p w:rsidR="00000000" w:rsidDel="00000000" w:rsidP="00000000" w:rsidRDefault="00000000" w:rsidRPr="00000000" w14:paraId="00000270">
      <w:pPr>
        <w:rPr/>
      </w:pPr>
      <w:r w:rsidDel="00000000" w:rsidR="00000000" w:rsidRPr="00000000">
        <w:br w:type="page"/>
      </w:r>
      <w:r w:rsidDel="00000000" w:rsidR="00000000" w:rsidRPr="00000000">
        <w:rPr>
          <w:rtl w:val="0"/>
        </w:rPr>
      </w:r>
    </w:p>
    <w:p w:rsidR="00000000" w:rsidDel="00000000" w:rsidP="00000000" w:rsidRDefault="00000000" w:rsidRPr="00000000" w14:paraId="00000271">
      <w:pPr>
        <w:shd w:fill="1b4f72" w:val="clear"/>
        <w:spacing w:after="120" w:before="240" w:lineRule="auto"/>
        <w:ind w:left="200" w:right="200" w:firstLine="0"/>
        <w:rPr/>
      </w:pPr>
      <w:r w:rsidDel="00000000" w:rsidR="00000000" w:rsidRPr="00000000">
        <w:rPr>
          <w:rFonts w:ascii="Arial" w:cs="Arial" w:eastAsia="Arial" w:hAnsi="Arial"/>
          <w:b w:val="1"/>
          <w:bCs w:val="1"/>
          <w:color w:val="ffffff"/>
          <w:sz w:val="22"/>
          <w:szCs w:val="22"/>
          <w:rtl w:val="0"/>
        </w:rPr>
        <w:t xml:space="preserve">VII. MATRIKS RISIKO KOMPREHENSIF</w:t>
      </w:r>
      <w:r w:rsidDel="00000000" w:rsidR="00000000" w:rsidRPr="00000000">
        <w:rPr>
          <w:rtl w:val="0"/>
        </w:rPr>
      </w:r>
    </w:p>
    <w:p w:rsidR="00000000" w:rsidDel="00000000" w:rsidP="00000000" w:rsidRDefault="00000000" w:rsidRPr="00000000" w14:paraId="00000272">
      <w:pPr>
        <w:spacing w:after="60" w:before="60" w:lineRule="auto"/>
        <w:rPr/>
      </w:pPr>
      <w:r w:rsidDel="00000000" w:rsidR="00000000" w:rsidRPr="00000000">
        <w:rPr>
          <w:rFonts w:ascii="Arial" w:cs="Arial" w:eastAsia="Arial" w:hAnsi="Arial"/>
          <w:b w:val="0"/>
          <w:bCs w:val="0"/>
          <w:color w:val="000000"/>
          <w:sz w:val="18"/>
          <w:szCs w:val="18"/>
          <w:rtl w:val="0"/>
        </w:rPr>
        <w:t xml:space="preserve">Penilaian risiko dilakukan secara menyeluruh dengan menggunakan kerangka 5C + 2S (Syariah). Setiap dimensi risiko dinilai dari sisi probabilitas kejadian dan dampak terhadap kemampuan membayar nasabah.</w:t>
      </w:r>
      <w:r w:rsidDel="00000000" w:rsidR="00000000" w:rsidRPr="00000000">
        <w:rPr>
          <w:rtl w:val="0"/>
        </w:rPr>
      </w:r>
    </w:p>
    <w:p w:rsidR="00000000" w:rsidDel="00000000" w:rsidP="00000000" w:rsidRDefault="00000000" w:rsidRPr="00000000" w14:paraId="00000273">
      <w:pPr>
        <w:spacing w:after="6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000"/>
        <w:gridCol w:w="3160"/>
        <w:tblGridChange w:id="0">
          <w:tblGrid>
            <w:gridCol w:w="1800"/>
            <w:gridCol w:w="2400"/>
            <w:gridCol w:w="2000"/>
            <w:gridCol w:w="316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74">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Dimensi Risiko</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75">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Temuan Utama</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76">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Level Risiko</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77">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Mitigasi yang Direkomendasikan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78">
            <w:pPr>
              <w:spacing w:after="60" w:before="60" w:lineRule="auto"/>
              <w:rPr/>
            </w:pPr>
            <w:r w:rsidDel="00000000" w:rsidR="00000000" w:rsidRPr="00000000">
              <w:rPr>
                <w:rFonts w:ascii="Arial" w:cs="Arial" w:eastAsia="Arial" w:hAnsi="Arial"/>
                <w:b w:val="1"/>
                <w:bCs w:val="1"/>
                <w:color w:val="1b4f72"/>
                <w:sz w:val="15"/>
                <w:szCs w:val="15"/>
                <w:rtl w:val="0"/>
              </w:rPr>
              <w:t xml:space="preserve">CHARACTER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79">
            <w:pPr>
              <w:spacing w:after="60" w:before="60" w:lineRule="auto"/>
              <w:rPr/>
            </w:pPr>
            <w:r w:rsidDel="00000000" w:rsidR="00000000" w:rsidRPr="00000000">
              <w:rPr>
                <w:rFonts w:ascii="Arial" w:cs="Arial" w:eastAsia="Arial" w:hAnsi="Arial"/>
                <w:b w:val="0"/>
                <w:bCs w:val="0"/>
                <w:color w:val="000000"/>
                <w:sz w:val="15"/>
                <w:szCs w:val="15"/>
                <w:rtl w:val="0"/>
              </w:rPr>
              <w:t xml:space="preserve">Track record P2P Alami lancar Kol 1. Direktur: DPD 4 hari (teknis). Komisaris: eks Kol 5 sudah lunas.</w:t>
            </w:r>
            <w:r w:rsidDel="00000000" w:rsidR="00000000" w:rsidRPr="00000000">
              <w:rPr>
                <w:rtl w:val="0"/>
              </w:rPr>
            </w:r>
          </w:p>
        </w:tc>
        <w:tc>
          <w:tcPr>
            <w:tcBorders>
              <w:top w:color="e67e22" w:space="0" w:sz="6" w:val="single"/>
              <w:left w:color="e67e22" w:space="0" w:sz="6" w:val="single"/>
              <w:bottom w:color="e67e22" w:space="0" w:sz="6" w:val="single"/>
              <w:right w:color="e67e22" w:space="0" w:sz="6" w:val="single"/>
            </w:tcBorders>
            <w:shd w:fill="fdebd0" w:val="clear"/>
            <w:tcMar>
              <w:top w:w="60.0" w:type="dxa"/>
              <w:left w:w="120.0" w:type="dxa"/>
              <w:bottom w:w="60.0" w:type="dxa"/>
              <w:right w:w="120.0" w:type="dxa"/>
            </w:tcMar>
          </w:tcPr>
          <w:p w:rsidR="00000000" w:rsidDel="00000000" w:rsidP="00000000" w:rsidRDefault="00000000" w:rsidRPr="00000000" w14:paraId="0000027A">
            <w:pPr>
              <w:spacing w:after="60" w:before="60" w:lineRule="auto"/>
              <w:jc w:val="center"/>
              <w:rPr/>
            </w:pPr>
            <w:r w:rsidDel="00000000" w:rsidR="00000000" w:rsidRPr="00000000">
              <w:rPr>
                <w:rFonts w:ascii="Arial" w:cs="Arial" w:eastAsia="Arial" w:hAnsi="Arial"/>
                <w:b w:val="1"/>
                <w:bCs w:val="1"/>
                <w:color w:val="e67e22"/>
                <w:sz w:val="15"/>
                <w:szCs w:val="15"/>
                <w:rtl w:val="0"/>
              </w:rPr>
              <w:t xml:space="preserve">SEDANG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7B">
            <w:pPr>
              <w:spacing w:after="60" w:before="60" w:lineRule="auto"/>
              <w:rPr/>
            </w:pPr>
            <w:r w:rsidDel="00000000" w:rsidR="00000000" w:rsidRPr="00000000">
              <w:rPr>
                <w:rFonts w:ascii="Arial" w:cs="Arial" w:eastAsia="Arial" w:hAnsi="Arial"/>
                <w:b w:val="0"/>
                <w:bCs w:val="0"/>
                <w:color w:val="000000"/>
                <w:sz w:val="15"/>
                <w:szCs w:val="15"/>
                <w:rtl w:val="0"/>
              </w:rPr>
              <w:t xml:space="preserve">Monitoring berkala SLIK. PG Direktur + asset list. Klausul cross default.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7C">
            <w:pPr>
              <w:spacing w:after="60" w:before="60" w:lineRule="auto"/>
              <w:rPr/>
            </w:pPr>
            <w:r w:rsidDel="00000000" w:rsidR="00000000" w:rsidRPr="00000000">
              <w:rPr>
                <w:rFonts w:ascii="Arial" w:cs="Arial" w:eastAsia="Arial" w:hAnsi="Arial"/>
                <w:b w:val="1"/>
                <w:bCs w:val="1"/>
                <w:color w:val="1b4f72"/>
                <w:sz w:val="15"/>
                <w:szCs w:val="15"/>
                <w:rtl w:val="0"/>
              </w:rPr>
              <w:t xml:space="preserve">CAPACITY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7D">
            <w:pPr>
              <w:spacing w:after="60" w:before="60" w:lineRule="auto"/>
              <w:rPr/>
            </w:pPr>
            <w:r w:rsidDel="00000000" w:rsidR="00000000" w:rsidRPr="00000000">
              <w:rPr>
                <w:rFonts w:ascii="Arial" w:cs="Arial" w:eastAsia="Arial" w:hAnsi="Arial"/>
                <w:b w:val="0"/>
                <w:bCs w:val="0"/>
                <w:color w:val="000000"/>
                <w:sz w:val="15"/>
                <w:szCs w:val="15"/>
                <w:rtl w:val="0"/>
              </w:rPr>
              <w:t xml:space="preserve">Pendapatan tumbuh positif 3 periode. DSCRi perlu diverifikasi dari cashflow audited/rekening koran.</w:t>
            </w:r>
            <w:r w:rsidDel="00000000" w:rsidR="00000000" w:rsidRPr="00000000">
              <w:rPr>
                <w:rtl w:val="0"/>
              </w:rPr>
            </w:r>
          </w:p>
        </w:tc>
        <w:tc>
          <w:tcPr>
            <w:tcBorders>
              <w:top w:color="e67e22" w:space="0" w:sz="6" w:val="single"/>
              <w:left w:color="e67e22" w:space="0" w:sz="6" w:val="single"/>
              <w:bottom w:color="e67e22" w:space="0" w:sz="6" w:val="single"/>
              <w:right w:color="e67e22" w:space="0" w:sz="6" w:val="single"/>
            </w:tcBorders>
            <w:shd w:fill="fdebd0" w:val="clear"/>
            <w:tcMar>
              <w:top w:w="60.0" w:type="dxa"/>
              <w:left w:w="120.0" w:type="dxa"/>
              <w:bottom w:w="60.0" w:type="dxa"/>
              <w:right w:w="120.0" w:type="dxa"/>
            </w:tcMar>
          </w:tcPr>
          <w:p w:rsidR="00000000" w:rsidDel="00000000" w:rsidP="00000000" w:rsidRDefault="00000000" w:rsidRPr="00000000" w14:paraId="0000027E">
            <w:pPr>
              <w:spacing w:after="60" w:before="60" w:lineRule="auto"/>
              <w:jc w:val="center"/>
              <w:rPr/>
            </w:pPr>
            <w:r w:rsidDel="00000000" w:rsidR="00000000" w:rsidRPr="00000000">
              <w:rPr>
                <w:rFonts w:ascii="Arial" w:cs="Arial" w:eastAsia="Arial" w:hAnsi="Arial"/>
                <w:b w:val="1"/>
                <w:bCs w:val="1"/>
                <w:color w:val="e67e22"/>
                <w:sz w:val="15"/>
                <w:szCs w:val="15"/>
                <w:rtl w:val="0"/>
              </w:rPr>
              <w:t xml:space="preserve">SEDANG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7F">
            <w:pPr>
              <w:spacing w:after="60" w:before="60" w:lineRule="auto"/>
              <w:rPr/>
            </w:pPr>
            <w:r w:rsidDel="00000000" w:rsidR="00000000" w:rsidRPr="00000000">
              <w:rPr>
                <w:rFonts w:ascii="Arial" w:cs="Arial" w:eastAsia="Arial" w:hAnsi="Arial"/>
                <w:b w:val="0"/>
                <w:bCs w:val="0"/>
                <w:color w:val="000000"/>
                <w:sz w:val="15"/>
                <w:szCs w:val="15"/>
                <w:rtl w:val="0"/>
              </w:rPr>
              <w:t xml:space="preserve">Wajibkan rekening koran 12 bulan di Bank Hijra. Monitoring cashflow bulanan.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80">
            <w:pPr>
              <w:spacing w:after="60" w:before="60" w:lineRule="auto"/>
              <w:rPr/>
            </w:pPr>
            <w:r w:rsidDel="00000000" w:rsidR="00000000" w:rsidRPr="00000000">
              <w:rPr>
                <w:rFonts w:ascii="Arial" w:cs="Arial" w:eastAsia="Arial" w:hAnsi="Arial"/>
                <w:b w:val="1"/>
                <w:bCs w:val="1"/>
                <w:color w:val="1b4f72"/>
                <w:sz w:val="15"/>
                <w:szCs w:val="15"/>
                <w:rtl w:val="0"/>
              </w:rPr>
              <w:t xml:space="preserve">CAPITAL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81">
            <w:pPr>
              <w:spacing w:after="60" w:before="60" w:lineRule="auto"/>
              <w:rPr/>
            </w:pPr>
            <w:r w:rsidDel="00000000" w:rsidR="00000000" w:rsidRPr="00000000">
              <w:rPr>
                <w:rFonts w:ascii="Arial" w:cs="Arial" w:eastAsia="Arial" w:hAnsi="Arial"/>
                <w:b w:val="0"/>
                <w:bCs w:val="0"/>
                <w:color w:val="000000"/>
                <w:sz w:val="15"/>
                <w:szCs w:val="15"/>
                <w:rtl w:val="0"/>
              </w:rPr>
              <w:t xml:space="preserve">Struktur modal masih didominasi kewajiban. Kontribusi modal sendiri (skin in game) perlu diperkuat.</w:t>
            </w:r>
            <w:r w:rsidDel="00000000" w:rsidR="00000000" w:rsidRPr="00000000">
              <w:rPr>
                <w:rtl w:val="0"/>
              </w:rPr>
            </w:r>
          </w:p>
        </w:tc>
        <w:tc>
          <w:tcPr>
            <w:tcBorders>
              <w:top w:color="e67e22" w:space="0" w:sz="6" w:val="single"/>
              <w:left w:color="e67e22" w:space="0" w:sz="6" w:val="single"/>
              <w:bottom w:color="e67e22" w:space="0" w:sz="6" w:val="single"/>
              <w:right w:color="e67e22" w:space="0" w:sz="6" w:val="single"/>
            </w:tcBorders>
            <w:shd w:fill="fdebd0" w:val="clear"/>
            <w:tcMar>
              <w:top w:w="60.0" w:type="dxa"/>
              <w:left w:w="120.0" w:type="dxa"/>
              <w:bottom w:w="60.0" w:type="dxa"/>
              <w:right w:w="120.0" w:type="dxa"/>
            </w:tcMar>
          </w:tcPr>
          <w:p w:rsidR="00000000" w:rsidDel="00000000" w:rsidP="00000000" w:rsidRDefault="00000000" w:rsidRPr="00000000" w14:paraId="00000282">
            <w:pPr>
              <w:spacing w:after="60" w:before="60" w:lineRule="auto"/>
              <w:jc w:val="center"/>
              <w:rPr/>
            </w:pPr>
            <w:r w:rsidDel="00000000" w:rsidR="00000000" w:rsidRPr="00000000">
              <w:rPr>
                <w:rFonts w:ascii="Arial" w:cs="Arial" w:eastAsia="Arial" w:hAnsi="Arial"/>
                <w:b w:val="1"/>
                <w:bCs w:val="1"/>
                <w:color w:val="e67e22"/>
                <w:sz w:val="15"/>
                <w:szCs w:val="15"/>
                <w:rtl w:val="0"/>
              </w:rPr>
              <w:t xml:space="preserve">SEDANG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83">
            <w:pPr>
              <w:spacing w:after="60" w:before="60" w:lineRule="auto"/>
              <w:rPr/>
            </w:pPr>
            <w:r w:rsidDel="00000000" w:rsidR="00000000" w:rsidRPr="00000000">
              <w:rPr>
                <w:rFonts w:ascii="Arial" w:cs="Arial" w:eastAsia="Arial" w:hAnsi="Arial"/>
                <w:b w:val="0"/>
                <w:bCs w:val="0"/>
                <w:color w:val="000000"/>
                <w:sz w:val="15"/>
                <w:szCs w:val="15"/>
                <w:rtl w:val="0"/>
              </w:rPr>
              <w:t xml:space="preserve">Cash collateral 10% dari plafond. DER tidak boleh melebihi [X]x selama tenor pembiayaan.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84">
            <w:pPr>
              <w:spacing w:after="60" w:before="60" w:lineRule="auto"/>
              <w:rPr/>
            </w:pPr>
            <w:r w:rsidDel="00000000" w:rsidR="00000000" w:rsidRPr="00000000">
              <w:rPr>
                <w:rFonts w:ascii="Arial" w:cs="Arial" w:eastAsia="Arial" w:hAnsi="Arial"/>
                <w:b w:val="1"/>
                <w:bCs w:val="1"/>
                <w:color w:val="1b4f72"/>
                <w:sz w:val="15"/>
                <w:szCs w:val="15"/>
                <w:rtl w:val="0"/>
              </w:rPr>
              <w:t xml:space="preserve">COLLATERAL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85">
            <w:pPr>
              <w:spacing w:after="60" w:before="60" w:lineRule="auto"/>
              <w:rPr/>
            </w:pPr>
            <w:r w:rsidDel="00000000" w:rsidR="00000000" w:rsidRPr="00000000">
              <w:rPr>
                <w:rFonts w:ascii="Arial" w:cs="Arial" w:eastAsia="Arial" w:hAnsi="Arial"/>
                <w:b w:val="0"/>
                <w:bCs w:val="0"/>
                <w:color w:val="000000"/>
                <w:sz w:val="15"/>
                <w:szCs w:val="15"/>
                <w:rtl w:val="0"/>
              </w:rPr>
              <w:t xml:space="preserve">Aset atas nama pihak ketiga. Satu aset tanpa IMB. Cessie piutang tidak efektif karena aliran dana di BCA.</w:t>
            </w:r>
            <w:r w:rsidDel="00000000" w:rsidR="00000000" w:rsidRPr="00000000">
              <w:rPr>
                <w:rtl w:val="0"/>
              </w:rPr>
            </w:r>
          </w:p>
        </w:tc>
        <w:tc>
          <w:tcPr>
            <w:tcBorders>
              <w:top w:color="e74c3c" w:space="0" w:sz="6" w:val="single"/>
              <w:left w:color="e74c3c" w:space="0" w:sz="6" w:val="single"/>
              <w:bottom w:color="e74c3c" w:space="0" w:sz="6" w:val="single"/>
              <w:right w:color="e74c3c" w:space="0" w:sz="6" w:val="single"/>
            </w:tcBorders>
            <w:shd w:fill="fadbd8" w:val="clear"/>
            <w:tcMar>
              <w:top w:w="60.0" w:type="dxa"/>
              <w:left w:w="120.0" w:type="dxa"/>
              <w:bottom w:w="60.0" w:type="dxa"/>
              <w:right w:w="120.0" w:type="dxa"/>
            </w:tcMar>
          </w:tcPr>
          <w:p w:rsidR="00000000" w:rsidDel="00000000" w:rsidP="00000000" w:rsidRDefault="00000000" w:rsidRPr="00000000" w14:paraId="00000286">
            <w:pPr>
              <w:spacing w:after="60" w:before="60" w:lineRule="auto"/>
              <w:jc w:val="center"/>
              <w:rPr/>
            </w:pPr>
            <w:r w:rsidDel="00000000" w:rsidR="00000000" w:rsidRPr="00000000">
              <w:rPr>
                <w:rFonts w:ascii="Arial" w:cs="Arial" w:eastAsia="Arial" w:hAnsi="Arial"/>
                <w:b w:val="1"/>
                <w:bCs w:val="1"/>
                <w:color w:val="e74c3c"/>
                <w:sz w:val="15"/>
                <w:szCs w:val="15"/>
                <w:rtl w:val="0"/>
              </w:rPr>
              <w:t xml:space="preserve">TINGGI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87">
            <w:pPr>
              <w:spacing w:after="60" w:before="60" w:lineRule="auto"/>
              <w:rPr/>
            </w:pPr>
            <w:r w:rsidDel="00000000" w:rsidR="00000000" w:rsidRPr="00000000">
              <w:rPr>
                <w:rFonts w:ascii="Arial" w:cs="Arial" w:eastAsia="Arial" w:hAnsi="Arial"/>
                <w:b w:val="0"/>
                <w:bCs w:val="0"/>
                <w:color w:val="000000"/>
                <w:sz w:val="15"/>
                <w:szCs w:val="15"/>
                <w:rtl w:val="0"/>
              </w:rPr>
              <w:t xml:space="preserve">Wajibkan balik nama aset ke PT DEL. PG + asset list Direktur. Plafond disesuaikan hingga SCCR 100%.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88">
            <w:pPr>
              <w:spacing w:after="60" w:before="60" w:lineRule="auto"/>
              <w:rPr/>
            </w:pPr>
            <w:r w:rsidDel="00000000" w:rsidR="00000000" w:rsidRPr="00000000">
              <w:rPr>
                <w:rFonts w:ascii="Arial" w:cs="Arial" w:eastAsia="Arial" w:hAnsi="Arial"/>
                <w:b w:val="1"/>
                <w:bCs w:val="1"/>
                <w:color w:val="1b4f72"/>
                <w:sz w:val="15"/>
                <w:szCs w:val="15"/>
                <w:rtl w:val="0"/>
              </w:rPr>
              <w:t xml:space="preserve">CONDITION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89">
            <w:pPr>
              <w:spacing w:after="60" w:before="60" w:lineRule="auto"/>
              <w:rPr/>
            </w:pPr>
            <w:r w:rsidDel="00000000" w:rsidR="00000000" w:rsidRPr="00000000">
              <w:rPr>
                <w:rFonts w:ascii="Arial" w:cs="Arial" w:eastAsia="Arial" w:hAnsi="Arial"/>
                <w:b w:val="0"/>
                <w:bCs w:val="0"/>
                <w:color w:val="000000"/>
                <w:sz w:val="15"/>
                <w:szCs w:val="15"/>
                <w:rtl w:val="0"/>
              </w:rPr>
              <w:t xml:space="preserve">Sektor airport services tumbuh positif pasca COVID. Namun sangat bergantung pada 1 bouwheer (PT Gapura Angkasa).</w:t>
            </w:r>
            <w:r w:rsidDel="00000000" w:rsidR="00000000" w:rsidRPr="00000000">
              <w:rPr>
                <w:rtl w:val="0"/>
              </w:rPr>
            </w:r>
          </w:p>
        </w:tc>
        <w:tc>
          <w:tcPr>
            <w:tcBorders>
              <w:top w:color="e67e22" w:space="0" w:sz="6" w:val="single"/>
              <w:left w:color="e67e22" w:space="0" w:sz="6" w:val="single"/>
              <w:bottom w:color="e67e22" w:space="0" w:sz="6" w:val="single"/>
              <w:right w:color="e67e22" w:space="0" w:sz="6" w:val="single"/>
            </w:tcBorders>
            <w:shd w:fill="fdebd0" w:val="clear"/>
            <w:tcMar>
              <w:top w:w="60.0" w:type="dxa"/>
              <w:left w:w="120.0" w:type="dxa"/>
              <w:bottom w:w="60.0" w:type="dxa"/>
              <w:right w:w="120.0" w:type="dxa"/>
            </w:tcMar>
          </w:tcPr>
          <w:p w:rsidR="00000000" w:rsidDel="00000000" w:rsidP="00000000" w:rsidRDefault="00000000" w:rsidRPr="00000000" w14:paraId="0000028A">
            <w:pPr>
              <w:spacing w:after="60" w:before="60" w:lineRule="auto"/>
              <w:jc w:val="center"/>
              <w:rPr/>
            </w:pPr>
            <w:r w:rsidDel="00000000" w:rsidR="00000000" w:rsidRPr="00000000">
              <w:rPr>
                <w:rFonts w:ascii="Arial" w:cs="Arial" w:eastAsia="Arial" w:hAnsi="Arial"/>
                <w:b w:val="1"/>
                <w:bCs w:val="1"/>
                <w:color w:val="e67e22"/>
                <w:sz w:val="15"/>
                <w:szCs w:val="15"/>
                <w:rtl w:val="0"/>
              </w:rPr>
              <w:t xml:space="preserve">SEDANG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8B">
            <w:pPr>
              <w:spacing w:after="60" w:before="60" w:lineRule="auto"/>
              <w:rPr/>
            </w:pPr>
            <w:r w:rsidDel="00000000" w:rsidR="00000000" w:rsidRPr="00000000">
              <w:rPr>
                <w:rFonts w:ascii="Arial" w:cs="Arial" w:eastAsia="Arial" w:hAnsi="Arial"/>
                <w:b w:val="0"/>
                <w:bCs w:val="0"/>
                <w:color w:val="000000"/>
                <w:sz w:val="15"/>
                <w:szCs w:val="15"/>
                <w:rtl w:val="0"/>
              </w:rPr>
              <w:t xml:space="preserve">Monitoring perpanjangan kontrak dengan Gapura Angkasa. Dorong diversifikasi client.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8C">
            <w:pPr>
              <w:spacing w:after="60" w:before="60" w:lineRule="auto"/>
              <w:rPr/>
            </w:pPr>
            <w:r w:rsidDel="00000000" w:rsidR="00000000" w:rsidRPr="00000000">
              <w:rPr>
                <w:rFonts w:ascii="Arial" w:cs="Arial" w:eastAsia="Arial" w:hAnsi="Arial"/>
                <w:b w:val="1"/>
                <w:bCs w:val="1"/>
                <w:color w:val="1b4f72"/>
                <w:sz w:val="15"/>
                <w:szCs w:val="15"/>
                <w:rtl w:val="0"/>
              </w:rPr>
              <w:t xml:space="preserve">SHARIA COMPLIANCE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8D">
            <w:pPr>
              <w:spacing w:after="60" w:before="60" w:lineRule="auto"/>
              <w:rPr/>
            </w:pPr>
            <w:r w:rsidDel="00000000" w:rsidR="00000000" w:rsidRPr="00000000">
              <w:rPr>
                <w:rFonts w:ascii="Arial" w:cs="Arial" w:eastAsia="Arial" w:hAnsi="Arial"/>
                <w:b w:val="0"/>
                <w:bCs w:val="0"/>
                <w:color w:val="000000"/>
                <w:sz w:val="15"/>
                <w:szCs w:val="15"/>
                <w:rtl w:val="0"/>
              </w:rPr>
              <w:t xml:space="preserve">Objek usaha halal (airport services). Akad Musyarakah sesuai. Sister company F&amp;B tidak otomatis terkontaminasi.</w:t>
            </w:r>
            <w:r w:rsidDel="00000000" w:rsidR="00000000" w:rsidRPr="00000000">
              <w:rPr>
                <w:rtl w:val="0"/>
              </w:rPr>
            </w:r>
          </w:p>
        </w:tc>
        <w:tc>
          <w:tcPr>
            <w:tcBorders>
              <w:top w:color="1e8449" w:space="0" w:sz="6" w:val="single"/>
              <w:left w:color="1e8449" w:space="0" w:sz="6" w:val="single"/>
              <w:bottom w:color="1e8449" w:space="0" w:sz="6" w:val="single"/>
              <w:right w:color="1e8449" w:space="0" w:sz="6" w:val="single"/>
            </w:tcBorders>
            <w:shd w:fill="d5f5e3" w:val="clear"/>
            <w:tcMar>
              <w:top w:w="60.0" w:type="dxa"/>
              <w:left w:w="120.0" w:type="dxa"/>
              <w:bottom w:w="60.0" w:type="dxa"/>
              <w:right w:w="120.0" w:type="dxa"/>
            </w:tcMar>
          </w:tcPr>
          <w:p w:rsidR="00000000" w:rsidDel="00000000" w:rsidP="00000000" w:rsidRDefault="00000000" w:rsidRPr="00000000" w14:paraId="0000028E">
            <w:pPr>
              <w:spacing w:after="60" w:before="60" w:lineRule="auto"/>
              <w:jc w:val="center"/>
              <w:rPr/>
            </w:pPr>
            <w:r w:rsidDel="00000000" w:rsidR="00000000" w:rsidRPr="00000000">
              <w:rPr>
                <w:rFonts w:ascii="Arial" w:cs="Arial" w:eastAsia="Arial" w:hAnsi="Arial"/>
                <w:b w:val="1"/>
                <w:bCs w:val="1"/>
                <w:color w:val="1e8449"/>
                <w:sz w:val="15"/>
                <w:szCs w:val="15"/>
                <w:rtl w:val="0"/>
              </w:rPr>
              <w:t xml:space="preserve">RENDAH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8F">
            <w:pPr>
              <w:spacing w:after="60" w:before="60" w:lineRule="auto"/>
              <w:rPr/>
            </w:pPr>
            <w:r w:rsidDel="00000000" w:rsidR="00000000" w:rsidRPr="00000000">
              <w:rPr>
                <w:rFonts w:ascii="Arial" w:cs="Arial" w:eastAsia="Arial" w:hAnsi="Arial"/>
                <w:b w:val="0"/>
                <w:bCs w:val="0"/>
                <w:color w:val="000000"/>
                <w:sz w:val="15"/>
                <w:szCs w:val="15"/>
                <w:rtl w:val="0"/>
              </w:rPr>
              <w:t xml:space="preserve">Konfirmasi persentase pendapatan halal vs. potensi non-halal dari grup. Lakukan review DPS jika diperlukan.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90">
            <w:pPr>
              <w:spacing w:after="60" w:before="60" w:lineRule="auto"/>
              <w:rPr/>
            </w:pPr>
            <w:r w:rsidDel="00000000" w:rsidR="00000000" w:rsidRPr="00000000">
              <w:rPr>
                <w:rFonts w:ascii="Arial" w:cs="Arial" w:eastAsia="Arial" w:hAnsi="Arial"/>
                <w:b w:val="1"/>
                <w:bCs w:val="1"/>
                <w:color w:val="1b4f72"/>
                <w:sz w:val="15"/>
                <w:szCs w:val="15"/>
                <w:rtl w:val="0"/>
              </w:rPr>
              <w:t xml:space="preserve">SHARIA STRUCTURING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91">
            <w:pPr>
              <w:spacing w:after="60" w:before="60" w:lineRule="auto"/>
              <w:rPr/>
            </w:pPr>
            <w:r w:rsidDel="00000000" w:rsidR="00000000" w:rsidRPr="00000000">
              <w:rPr>
                <w:rFonts w:ascii="Arial" w:cs="Arial" w:eastAsia="Arial" w:hAnsi="Arial"/>
                <w:b w:val="0"/>
                <w:bCs w:val="0"/>
                <w:color w:val="000000"/>
                <w:sz w:val="15"/>
                <w:szCs w:val="15"/>
                <w:rtl w:val="0"/>
              </w:rPr>
              <w:t xml:space="preserve">Musyarakah modal kerja revolving sesuai untuk pembiayaan operasional berulang berbasis kontrak. Tidak ada unsur riba/gharar tersembunyi.</w:t>
            </w:r>
            <w:r w:rsidDel="00000000" w:rsidR="00000000" w:rsidRPr="00000000">
              <w:rPr>
                <w:rtl w:val="0"/>
              </w:rPr>
            </w:r>
          </w:p>
        </w:tc>
        <w:tc>
          <w:tcPr>
            <w:tcBorders>
              <w:top w:color="1e8449" w:space="0" w:sz="6" w:val="single"/>
              <w:left w:color="1e8449" w:space="0" w:sz="6" w:val="single"/>
              <w:bottom w:color="1e8449" w:space="0" w:sz="6" w:val="single"/>
              <w:right w:color="1e8449" w:space="0" w:sz="6" w:val="single"/>
            </w:tcBorders>
            <w:shd w:fill="d5f5e3" w:val="clear"/>
            <w:tcMar>
              <w:top w:w="60.0" w:type="dxa"/>
              <w:left w:w="120.0" w:type="dxa"/>
              <w:bottom w:w="60.0" w:type="dxa"/>
              <w:right w:w="120.0" w:type="dxa"/>
            </w:tcMar>
          </w:tcPr>
          <w:p w:rsidR="00000000" w:rsidDel="00000000" w:rsidP="00000000" w:rsidRDefault="00000000" w:rsidRPr="00000000" w14:paraId="00000292">
            <w:pPr>
              <w:spacing w:after="60" w:before="60" w:lineRule="auto"/>
              <w:jc w:val="center"/>
              <w:rPr/>
            </w:pPr>
            <w:r w:rsidDel="00000000" w:rsidR="00000000" w:rsidRPr="00000000">
              <w:rPr>
                <w:rFonts w:ascii="Arial" w:cs="Arial" w:eastAsia="Arial" w:hAnsi="Arial"/>
                <w:b w:val="1"/>
                <w:bCs w:val="1"/>
                <w:color w:val="1e8449"/>
                <w:sz w:val="15"/>
                <w:szCs w:val="15"/>
                <w:rtl w:val="0"/>
              </w:rPr>
              <w:t xml:space="preserve">RENDAH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93">
            <w:pPr>
              <w:spacing w:after="60" w:before="60" w:lineRule="auto"/>
              <w:rPr/>
            </w:pPr>
            <w:r w:rsidDel="00000000" w:rsidR="00000000" w:rsidRPr="00000000">
              <w:rPr>
                <w:rFonts w:ascii="Arial" w:cs="Arial" w:eastAsia="Arial" w:hAnsi="Arial"/>
                <w:b w:val="0"/>
                <w:bCs w:val="0"/>
                <w:color w:val="000000"/>
                <w:sz w:val="15"/>
                <w:szCs w:val="15"/>
                <w:rtl w:val="0"/>
              </w:rPr>
              <w:t xml:space="preserve">Pastikan tidak ada penalty berbentuk bunga dalam klausul akad. Denda keterlambatan disumbangkan ke dana sosial (ta'zir).</w:t>
            </w:r>
            <w:r w:rsidDel="00000000" w:rsidR="00000000" w:rsidRPr="00000000">
              <w:rPr>
                <w:rtl w:val="0"/>
              </w:rPr>
            </w:r>
          </w:p>
        </w:tc>
      </w:tr>
    </w:tbl>
    <w:p w:rsidR="00000000" w:rsidDel="00000000" w:rsidP="00000000" w:rsidRDefault="00000000" w:rsidRPr="00000000" w14:paraId="00000294">
      <w:pPr>
        <w:spacing w:after="60" w:before="60" w:lineRule="auto"/>
        <w:rPr/>
      </w:pPr>
      <w:r w:rsidDel="00000000" w:rsidR="00000000" w:rsidRPr="00000000">
        <w:rPr>
          <w:rtl w:val="0"/>
        </w:rPr>
      </w:r>
    </w:p>
    <w:p w:rsidR="00000000" w:rsidDel="00000000" w:rsidP="00000000" w:rsidRDefault="00000000" w:rsidRPr="00000000" w14:paraId="00000295">
      <w:pPr>
        <w:rPr/>
      </w:pPr>
      <w:r w:rsidDel="00000000" w:rsidR="00000000" w:rsidRPr="00000000">
        <w:br w:type="page"/>
      </w:r>
      <w:r w:rsidDel="00000000" w:rsidR="00000000" w:rsidRPr="00000000">
        <w:rPr>
          <w:rtl w:val="0"/>
        </w:rPr>
      </w:r>
    </w:p>
    <w:p w:rsidR="00000000" w:rsidDel="00000000" w:rsidP="00000000" w:rsidRDefault="00000000" w:rsidRPr="00000000" w14:paraId="00000296">
      <w:pPr>
        <w:shd w:fill="1b4f72" w:val="clear"/>
        <w:spacing w:after="120" w:before="240" w:lineRule="auto"/>
        <w:ind w:left="200" w:right="200" w:firstLine="0"/>
        <w:rPr/>
      </w:pPr>
      <w:r w:rsidDel="00000000" w:rsidR="00000000" w:rsidRPr="00000000">
        <w:rPr>
          <w:rFonts w:ascii="Arial" w:cs="Arial" w:eastAsia="Arial" w:hAnsi="Arial"/>
          <w:b w:val="1"/>
          <w:bCs w:val="1"/>
          <w:color w:val="ffffff"/>
          <w:sz w:val="22"/>
          <w:szCs w:val="22"/>
          <w:rtl w:val="0"/>
        </w:rPr>
        <w:t xml:space="preserve">VIII. REKOMENDASI UNIT RISIKO</w:t>
      </w:r>
      <w:r w:rsidDel="00000000" w:rsidR="00000000" w:rsidRPr="00000000">
        <w:rPr>
          <w:rtl w:val="0"/>
        </w:rPr>
      </w:r>
    </w:p>
    <w:p w:rsidR="00000000" w:rsidDel="00000000" w:rsidP="00000000" w:rsidRDefault="00000000" w:rsidRPr="00000000" w14:paraId="00000297">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8.1 Keputusan</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72" w:space="0" w:sz="8" w:val="single"/>
              <w:left w:color="1b4f72" w:space="0" w:sz="8" w:val="single"/>
              <w:bottom w:color="1b4f72" w:space="0" w:sz="8" w:val="single"/>
              <w:right w:color="1b4f72" w:space="0" w:sz="8" w:val="single"/>
            </w:tcBorders>
            <w:shd w:fill="1b4f72" w:val="clear"/>
            <w:tcMar>
              <w:top w:w="120.0" w:type="dxa"/>
              <w:left w:w="200.0" w:type="dxa"/>
              <w:bottom w:w="120.0" w:type="dxa"/>
              <w:right w:w="200.0" w:type="dxa"/>
            </w:tcMar>
          </w:tcPr>
          <w:p w:rsidR="00000000" w:rsidDel="00000000" w:rsidP="00000000" w:rsidRDefault="00000000" w:rsidRPr="00000000" w14:paraId="00000298">
            <w:pPr>
              <w:spacing w:after="40" w:before="80" w:lineRule="auto"/>
              <w:jc w:val="center"/>
              <w:rPr/>
            </w:pPr>
            <w:r w:rsidDel="00000000" w:rsidR="00000000" w:rsidRPr="00000000">
              <w:rPr>
                <w:rFonts w:ascii="Arial" w:cs="Arial" w:eastAsia="Arial" w:hAnsi="Arial"/>
                <w:b w:val="1"/>
                <w:bCs w:val="1"/>
                <w:color w:val="1abc9c"/>
                <w:sz w:val="24"/>
                <w:szCs w:val="24"/>
                <w:rtl w:val="0"/>
              </w:rPr>
              <w:t xml:space="preserve">DISETUJUI DENGAN SYARAT</w:t>
            </w:r>
            <w:r w:rsidDel="00000000" w:rsidR="00000000" w:rsidRPr="00000000">
              <w:rPr>
                <w:rtl w:val="0"/>
              </w:rPr>
            </w:r>
          </w:p>
          <w:p w:rsidR="00000000" w:rsidDel="00000000" w:rsidP="00000000" w:rsidRDefault="00000000" w:rsidRPr="00000000" w14:paraId="00000299">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Plafond Direkomendasikan: Rp 2.500.000.000 (Dua Miliar Lima Ratus Juta Rupiah)</w:t>
            </w:r>
            <w:r w:rsidDel="00000000" w:rsidR="00000000" w:rsidRPr="00000000">
              <w:rPr>
                <w:rtl w:val="0"/>
              </w:rPr>
            </w:r>
          </w:p>
          <w:p w:rsidR="00000000" w:rsidDel="00000000" w:rsidP="00000000" w:rsidRDefault="00000000" w:rsidRPr="00000000" w14:paraId="0000029A">
            <w:pPr>
              <w:spacing w:after="80" w:before="40" w:lineRule="auto"/>
              <w:jc w:val="center"/>
              <w:rPr/>
            </w:pPr>
            <w:r w:rsidDel="00000000" w:rsidR="00000000" w:rsidRPr="00000000">
              <w:rPr>
                <w:rFonts w:ascii="Arial" w:cs="Arial" w:eastAsia="Arial" w:hAnsi="Arial"/>
                <w:b w:val="0"/>
                <w:bCs w:val="0"/>
                <w:color w:val="ffffff"/>
                <w:sz w:val="16"/>
                <w:szCs w:val="16"/>
                <w:rtl w:val="0"/>
              </w:rPr>
              <w:t xml:space="preserve">Akad: Musyarakah | Tarif: Ekv. 15% p.a. | Fasilitas Investasi: Ditunda — perlu detail RAB</w:t>
            </w:r>
            <w:r w:rsidDel="00000000" w:rsidR="00000000" w:rsidRPr="00000000">
              <w:rPr>
                <w:rtl w:val="0"/>
              </w:rPr>
            </w:r>
          </w:p>
        </w:tc>
      </w:tr>
    </w:tbl>
    <w:p w:rsidR="00000000" w:rsidDel="00000000" w:rsidP="00000000" w:rsidRDefault="00000000" w:rsidRPr="00000000" w14:paraId="0000029B">
      <w:pPr>
        <w:spacing w:after="60" w:before="60" w:lineRule="auto"/>
        <w:rPr/>
      </w:pPr>
      <w:r w:rsidDel="00000000" w:rsidR="00000000" w:rsidRPr="00000000">
        <w:rPr>
          <w:rtl w:val="0"/>
        </w:rPr>
      </w:r>
    </w:p>
    <w:p w:rsidR="00000000" w:rsidDel="00000000" w:rsidP="00000000" w:rsidRDefault="00000000" w:rsidRPr="00000000" w14:paraId="0000029C">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8.2 Kondisi / Syarat Pencairan (Conditions Precedent)</w:t>
      </w:r>
      <w:r w:rsidDel="00000000" w:rsidR="00000000" w:rsidRPr="00000000">
        <w:rPr>
          <w:rtl w:val="0"/>
        </w:rPr>
      </w:r>
    </w:p>
    <w:p w:rsidR="00000000" w:rsidDel="00000000" w:rsidP="00000000" w:rsidRDefault="00000000" w:rsidRPr="00000000" w14:paraId="0000029D">
      <w:pPr>
        <w:spacing w:after="60" w:before="40" w:lineRule="auto"/>
        <w:rPr/>
      </w:pPr>
      <w:r w:rsidDel="00000000" w:rsidR="00000000" w:rsidRPr="00000000">
        <w:rPr>
          <w:rFonts w:ascii="Arial" w:cs="Arial" w:eastAsia="Arial" w:hAnsi="Arial"/>
          <w:b w:val="0"/>
          <w:bCs w:val="0"/>
          <w:i w:val="1"/>
          <w:iCs w:val="1"/>
          <w:color w:val="5d6d7e"/>
          <w:sz w:val="16"/>
          <w:szCs w:val="16"/>
          <w:rtl w:val="0"/>
        </w:rPr>
        <w:t xml:space="preserve">Seluruh syarat di bawah ini wajib dipenuhi sebelum akad ditandatangani dan pencairan dilakukan.</w:t>
      </w:r>
      <w:r w:rsidDel="00000000" w:rsidR="00000000" w:rsidRPr="00000000">
        <w:rPr>
          <w:rtl w:val="0"/>
        </w:rPr>
      </w:r>
    </w:p>
    <w:p w:rsidR="00000000" w:rsidDel="00000000" w:rsidP="00000000" w:rsidRDefault="00000000" w:rsidRPr="00000000" w14:paraId="0000029E">
      <w:pPr>
        <w:spacing w:after="6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6000"/>
        <w:gridCol w:w="1600"/>
        <w:gridCol w:w="1400"/>
        <w:tblGridChange w:id="0">
          <w:tblGrid>
            <w:gridCol w:w="360"/>
            <w:gridCol w:w="6000"/>
            <w:gridCol w:w="1600"/>
            <w:gridCol w:w="140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9F">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No</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A0">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Syarat Pencairan (Condition Precedent)</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A1">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Batas Waktu</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A2">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PIC Verifikasi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A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A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Penyerahan dokumen kontrak/perjanjian resmi atas semua SPK yang aktif (bukan hanya Berita Acara)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A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Sebelum akad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A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Unit Bisnis + Risk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A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A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Proses balik nama aset agunan menjadi atas nama PT DEL (penurunan hak ke SHGB), disertai akta jual beli yang sah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A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Max 3 bulan pasca akad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A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Legal + Risk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A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A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Penandatanganan akta Personal Guarantee oleh Direktur (Anneu Widyantie) disertai asset list terverifikasi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A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Sebelum akad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A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Legal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A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B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Pembukaan rekening operasional di Bank Hijra dan pengalihan domisili pembayaran dari client minimal untuk kontrak baru</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B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Sebelum pencairan pertama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B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Unit Bisnis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B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B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Pembaruan alamat NIB sesuai domisili operasional aktual (Jl. Braga/Gasblock)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B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Max 1 bulan pasca akad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B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Nasabah</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B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B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Penyerahan RAB detail untuk fasilitas investasi (Rp500jt) sebelum penarikan fasilitas investasi dilakukan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B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Sebelum tarik fasilitas investasi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B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Unit Bisnis + Risk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B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B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Verifikasi dokumen pembelian aset an. Yanti Susanti — bukti jual beli yang sah dan valid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B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Max 1 bulan pasca akad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B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Legal + Risk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B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8</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C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Rekening koran 12 bulan terakhir (semua bank) atas nama PT DEL untuk cross-check cashflow</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C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Sebelum akad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C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Risk</w:t>
            </w:r>
            <w:r w:rsidDel="00000000" w:rsidR="00000000" w:rsidRPr="00000000">
              <w:rPr>
                <w:rtl w:val="0"/>
              </w:rPr>
            </w:r>
          </w:p>
        </w:tc>
      </w:tr>
    </w:tbl>
    <w:p w:rsidR="00000000" w:rsidDel="00000000" w:rsidP="00000000" w:rsidRDefault="00000000" w:rsidRPr="00000000" w14:paraId="000002C3">
      <w:pPr>
        <w:spacing w:after="60" w:before="60" w:lineRule="auto"/>
        <w:rPr/>
      </w:pPr>
      <w:r w:rsidDel="00000000" w:rsidR="00000000" w:rsidRPr="00000000">
        <w:rPr>
          <w:rtl w:val="0"/>
        </w:rPr>
      </w:r>
    </w:p>
    <w:p w:rsidR="00000000" w:rsidDel="00000000" w:rsidP="00000000" w:rsidRDefault="00000000" w:rsidRPr="00000000" w14:paraId="000002C4">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8.3 Covenant (Persyaratan Selama Masa Pembiayaan)</w:t>
      </w:r>
      <w:r w:rsidDel="00000000" w:rsidR="00000000" w:rsidRPr="00000000">
        <w:rPr>
          <w:rtl w:val="0"/>
        </w:rPr>
      </w:r>
    </w:p>
    <w:tbl>
      <w:tblPr>
        <w:tblStyle w:val="Table29"/>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5200"/>
        <w:gridCol w:w="4000"/>
        <w:tblGridChange w:id="0">
          <w:tblGrid>
            <w:gridCol w:w="360"/>
            <w:gridCol w:w="5200"/>
            <w:gridCol w:w="400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C5">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No</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C6">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Covenant</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C7">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Konsekuensi Pelanggaran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C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C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DSCRi minimum 1,1x (modal kerja) dan 1,2x (investasi) — dinilai setiap semester dari laporan keuangan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C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Review struktur / restrukturisasi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C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C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DER tidak melebihi [X]x selama tenor pembiayaan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C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Wajib presentasi rencana perbaikan dalam 30 hari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C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C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Tidak ada penambahan fasilitas pembiayaan baru dari pihak ketiga tanpa pemberitahuan tertulis ke Bank Hijra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D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Percepatan jatuh tempo</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D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D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Wajib menyampaikan laporan keuangan dan cashflow proyek setiap 3 bulan kepada Bank Hijra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D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Penghentian penarikan fasilitas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D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D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Wajib melaporkan perpanjangan / terminasi kontrak dengan PT Gapura Angkasa dalam 7 hari kerja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D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Penarikan fasilitas ditinjau ulang</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D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D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Tidak melakukan perubahan signifikan pada bidang usaha atau struktur kepemilikan tanpa persetujuan Bank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D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Acceleration clause</w:t>
            </w:r>
            <w:r w:rsidDel="00000000" w:rsidR="00000000" w:rsidRPr="00000000">
              <w:rPr>
                <w:rtl w:val="0"/>
              </w:rPr>
            </w:r>
          </w:p>
        </w:tc>
      </w:tr>
    </w:tbl>
    <w:p w:rsidR="00000000" w:rsidDel="00000000" w:rsidP="00000000" w:rsidRDefault="00000000" w:rsidRPr="00000000" w14:paraId="000002DA">
      <w:pPr>
        <w:spacing w:after="60" w:before="60" w:lineRule="auto"/>
        <w:rPr/>
      </w:pPr>
      <w:r w:rsidDel="00000000" w:rsidR="00000000" w:rsidRPr="00000000">
        <w:rPr>
          <w:rtl w:val="0"/>
        </w:rPr>
      </w:r>
    </w:p>
    <w:p w:rsidR="00000000" w:rsidDel="00000000" w:rsidP="00000000" w:rsidRDefault="00000000" w:rsidRPr="00000000" w14:paraId="000002DB">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8.4 Monitoring Plan Pasca Pencairan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DC">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Aktivitas Monitoring</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DD">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Frekuensi</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DE">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Item yang Dipantau</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D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Review Keuangan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E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Setiap 3 bulan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E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P&amp;L, cashflow, saldo rekening, DSCRi, DER</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E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Trade Checking Client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E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Setiap 6 bulan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E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Kelancaran pembayaran, status kontrak Gapura Angkasa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E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Kunjungan On-site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E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Minimal 1x per semester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E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Kondisi operasional, jumlah personil aktif, lokasi proyek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E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Monitoring SLIK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E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Setiap 6 bulan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E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Kolektibilitas nasabah, Direktur, dan Komisaris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E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Verifikasi Underlying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E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Setiap penarikan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ED">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Kontrak/SPK/PO aktif, RAB, cashflow proyek per penarikan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E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Monitoring Syariah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E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Setiap tahun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2F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Kehalalan usaha, kesesuaian akad, tidak ada perubahan bidang usaha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F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Review Status Balik Nama Agunan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F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3 bulan pasca akad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F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Progres PPAT, SHGB, APHT</w:t>
            </w:r>
            <w:r w:rsidDel="00000000" w:rsidR="00000000" w:rsidRPr="00000000">
              <w:rPr>
                <w:rtl w:val="0"/>
              </w:rPr>
            </w:r>
          </w:p>
        </w:tc>
      </w:tr>
    </w:tbl>
    <w:p w:rsidR="00000000" w:rsidDel="00000000" w:rsidP="00000000" w:rsidRDefault="00000000" w:rsidRPr="00000000" w14:paraId="000002F4">
      <w:pPr>
        <w:spacing w:after="60" w:before="60" w:lineRule="auto"/>
        <w:rPr/>
      </w:pPr>
      <w:r w:rsidDel="00000000" w:rsidR="00000000" w:rsidRPr="00000000">
        <w:rPr>
          <w:rtl w:val="0"/>
        </w:rPr>
      </w:r>
    </w:p>
    <w:p w:rsidR="00000000" w:rsidDel="00000000" w:rsidP="00000000" w:rsidRDefault="00000000" w:rsidRPr="00000000" w14:paraId="000002F5">
      <w:pPr>
        <w:pBdr>
          <w:bottom w:color="aed6f1" w:space="0" w:sz="4" w:val="single"/>
        </w:pBdr>
        <w:spacing w:after="80" w:before="160" w:lineRule="auto"/>
        <w:rPr/>
      </w:pPr>
      <w:r w:rsidDel="00000000" w:rsidR="00000000" w:rsidRPr="00000000">
        <w:rPr>
          <w:rFonts w:ascii="Arial" w:cs="Arial" w:eastAsia="Arial" w:hAnsi="Arial"/>
          <w:b w:val="1"/>
          <w:bCs w:val="1"/>
          <w:color w:val="2874a6"/>
          <w:sz w:val="18"/>
          <w:szCs w:val="18"/>
          <w:rtl w:val="0"/>
        </w:rPr>
        <w:t xml:space="preserve">8.5 Red Flag Summary</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760"/>
        <w:gridCol w:w="2000"/>
        <w:tblGridChange w:id="0">
          <w:tblGrid>
            <w:gridCol w:w="1600"/>
            <w:gridCol w:w="5760"/>
            <w:gridCol w:w="200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F6">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Kategori</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F7">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Deskripsi Red Flag</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2F8">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Status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adbd8" w:val="clear"/>
            <w:tcMar>
              <w:top w:w="60.0" w:type="dxa"/>
              <w:left w:w="120.0" w:type="dxa"/>
              <w:bottom w:w="60.0" w:type="dxa"/>
              <w:right w:w="120.0" w:type="dxa"/>
            </w:tcMar>
          </w:tcPr>
          <w:p w:rsidR="00000000" w:rsidDel="00000000" w:rsidP="00000000" w:rsidRDefault="00000000" w:rsidRPr="00000000" w14:paraId="000002F9">
            <w:pPr>
              <w:spacing w:after="60" w:before="60" w:lineRule="auto"/>
              <w:rPr/>
            </w:pPr>
            <w:r w:rsidDel="00000000" w:rsidR="00000000" w:rsidRPr="00000000">
              <w:rPr>
                <w:rFonts w:ascii="Arial" w:cs="Arial" w:eastAsia="Arial" w:hAnsi="Arial"/>
                <w:b w:val="1"/>
                <w:bCs w:val="1"/>
                <w:color w:val="e74c3c"/>
                <w:sz w:val="14"/>
                <w:szCs w:val="14"/>
                <w:rtl w:val="0"/>
              </w:rPr>
              <w:t xml:space="preserve">RED FLAG KEUANGAN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FA">
            <w:pPr>
              <w:spacing w:after="60" w:before="60" w:lineRule="auto"/>
              <w:rPr/>
            </w:pPr>
            <w:r w:rsidDel="00000000" w:rsidR="00000000" w:rsidRPr="00000000">
              <w:rPr>
                <w:rFonts w:ascii="Arial" w:cs="Arial" w:eastAsia="Arial" w:hAnsi="Arial"/>
                <w:b w:val="0"/>
                <w:bCs w:val="0"/>
                <w:color w:val="000000"/>
                <w:sz w:val="15"/>
                <w:szCs w:val="15"/>
                <w:rtl w:val="0"/>
              </w:rPr>
              <w:t xml:space="preserve">Laporan keuangan tidak diaudit — risiko window dressing. Rekening koran belum dikonfirmasi konsistensinya dengan LK inhouse.</w:t>
            </w:r>
            <w:r w:rsidDel="00000000" w:rsidR="00000000" w:rsidRPr="00000000">
              <w:rPr>
                <w:rtl w:val="0"/>
              </w:rPr>
            </w:r>
          </w:p>
        </w:tc>
        <w:tc>
          <w:tcPr>
            <w:tcBorders>
              <w:top w:color="e67e22" w:space="0" w:sz="6" w:val="single"/>
              <w:left w:color="e67e22" w:space="0" w:sz="6" w:val="single"/>
              <w:bottom w:color="e67e22" w:space="0" w:sz="6" w:val="single"/>
              <w:right w:color="e67e22" w:space="0" w:sz="6" w:val="single"/>
            </w:tcBorders>
            <w:shd w:fill="fdebd0" w:val="clear"/>
            <w:tcMar>
              <w:top w:w="60.0" w:type="dxa"/>
              <w:left w:w="120.0" w:type="dxa"/>
              <w:bottom w:w="60.0" w:type="dxa"/>
              <w:right w:w="120.0" w:type="dxa"/>
            </w:tcMar>
          </w:tcPr>
          <w:p w:rsidR="00000000" w:rsidDel="00000000" w:rsidP="00000000" w:rsidRDefault="00000000" w:rsidRPr="00000000" w14:paraId="000002FB">
            <w:pPr>
              <w:spacing w:after="60" w:before="60" w:lineRule="auto"/>
              <w:jc w:val="center"/>
              <w:rPr/>
            </w:pPr>
            <w:r w:rsidDel="00000000" w:rsidR="00000000" w:rsidRPr="00000000">
              <w:rPr>
                <w:rFonts w:ascii="Arial" w:cs="Arial" w:eastAsia="Arial" w:hAnsi="Arial"/>
                <w:b w:val="1"/>
                <w:bCs w:val="1"/>
                <w:color w:val="e67e22"/>
                <w:sz w:val="15"/>
                <w:szCs w:val="15"/>
                <w:rtl w:val="0"/>
              </w:rPr>
              <w:t xml:space="preserve">AKTIF</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adbd8" w:val="clear"/>
            <w:tcMar>
              <w:top w:w="60.0" w:type="dxa"/>
              <w:left w:w="120.0" w:type="dxa"/>
              <w:bottom w:w="60.0" w:type="dxa"/>
              <w:right w:w="120.0" w:type="dxa"/>
            </w:tcMar>
          </w:tcPr>
          <w:p w:rsidR="00000000" w:rsidDel="00000000" w:rsidP="00000000" w:rsidRDefault="00000000" w:rsidRPr="00000000" w14:paraId="000002FC">
            <w:pPr>
              <w:spacing w:after="60" w:before="60" w:lineRule="auto"/>
              <w:rPr/>
            </w:pPr>
            <w:r w:rsidDel="00000000" w:rsidR="00000000" w:rsidRPr="00000000">
              <w:rPr>
                <w:rFonts w:ascii="Arial" w:cs="Arial" w:eastAsia="Arial" w:hAnsi="Arial"/>
                <w:b w:val="1"/>
                <w:bCs w:val="1"/>
                <w:color w:val="e74c3c"/>
                <w:sz w:val="14"/>
                <w:szCs w:val="14"/>
                <w:rtl w:val="0"/>
              </w:rPr>
              <w:t xml:space="preserve">RED FLAG AGUNAN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2FD">
            <w:pPr>
              <w:spacing w:after="60" w:before="60" w:lineRule="auto"/>
              <w:rPr/>
            </w:pPr>
            <w:r w:rsidDel="00000000" w:rsidR="00000000" w:rsidRPr="00000000">
              <w:rPr>
                <w:rFonts w:ascii="Arial" w:cs="Arial" w:eastAsia="Arial" w:hAnsi="Arial"/>
                <w:b w:val="0"/>
                <w:bCs w:val="0"/>
                <w:color w:val="000000"/>
                <w:sz w:val="15"/>
                <w:szCs w:val="15"/>
                <w:rtl w:val="0"/>
              </w:rPr>
              <w:t xml:space="preserve">Agunan atas nama pihak ketiga yang tidak terkait dengan perusahaan. Aset tanpa IMB. Cessie piutang tidak efektif.</w:t>
            </w:r>
            <w:r w:rsidDel="00000000" w:rsidR="00000000" w:rsidRPr="00000000">
              <w:rPr>
                <w:rtl w:val="0"/>
              </w:rPr>
            </w:r>
          </w:p>
        </w:tc>
        <w:tc>
          <w:tcPr>
            <w:tcBorders>
              <w:top w:color="e74c3c" w:space="0" w:sz="6" w:val="single"/>
              <w:left w:color="e74c3c" w:space="0" w:sz="6" w:val="single"/>
              <w:bottom w:color="e74c3c" w:space="0" w:sz="6" w:val="single"/>
              <w:right w:color="e74c3c" w:space="0" w:sz="6" w:val="single"/>
            </w:tcBorders>
            <w:shd w:fill="fadbd8" w:val="clear"/>
            <w:tcMar>
              <w:top w:w="60.0" w:type="dxa"/>
              <w:left w:w="120.0" w:type="dxa"/>
              <w:bottom w:w="60.0" w:type="dxa"/>
              <w:right w:w="120.0" w:type="dxa"/>
            </w:tcMar>
          </w:tcPr>
          <w:p w:rsidR="00000000" w:rsidDel="00000000" w:rsidP="00000000" w:rsidRDefault="00000000" w:rsidRPr="00000000" w14:paraId="000002FE">
            <w:pPr>
              <w:spacing w:after="60" w:before="60" w:lineRule="auto"/>
              <w:jc w:val="center"/>
              <w:rPr/>
            </w:pPr>
            <w:r w:rsidDel="00000000" w:rsidR="00000000" w:rsidRPr="00000000">
              <w:rPr>
                <w:rFonts w:ascii="Arial" w:cs="Arial" w:eastAsia="Arial" w:hAnsi="Arial"/>
                <w:b w:val="1"/>
                <w:bCs w:val="1"/>
                <w:color w:val="e74c3c"/>
                <w:sz w:val="15"/>
                <w:szCs w:val="15"/>
                <w:rtl w:val="0"/>
              </w:rPr>
              <w:t xml:space="preserve">AKTIF</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adbd8" w:val="clear"/>
            <w:tcMar>
              <w:top w:w="60.0" w:type="dxa"/>
              <w:left w:w="120.0" w:type="dxa"/>
              <w:bottom w:w="60.0" w:type="dxa"/>
              <w:right w:w="120.0" w:type="dxa"/>
            </w:tcMar>
          </w:tcPr>
          <w:p w:rsidR="00000000" w:rsidDel="00000000" w:rsidP="00000000" w:rsidRDefault="00000000" w:rsidRPr="00000000" w14:paraId="000002FF">
            <w:pPr>
              <w:spacing w:after="60" w:before="60" w:lineRule="auto"/>
              <w:rPr/>
            </w:pPr>
            <w:r w:rsidDel="00000000" w:rsidR="00000000" w:rsidRPr="00000000">
              <w:rPr>
                <w:rFonts w:ascii="Arial" w:cs="Arial" w:eastAsia="Arial" w:hAnsi="Arial"/>
                <w:b w:val="1"/>
                <w:bCs w:val="1"/>
                <w:color w:val="e74c3c"/>
                <w:sz w:val="14"/>
                <w:szCs w:val="14"/>
                <w:rtl w:val="0"/>
              </w:rPr>
              <w:t xml:space="preserve">RED FLAG BISNIS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00">
            <w:pPr>
              <w:spacing w:after="60" w:before="60" w:lineRule="auto"/>
              <w:rPr/>
            </w:pPr>
            <w:r w:rsidDel="00000000" w:rsidR="00000000" w:rsidRPr="00000000">
              <w:rPr>
                <w:rFonts w:ascii="Arial" w:cs="Arial" w:eastAsia="Arial" w:hAnsi="Arial"/>
                <w:b w:val="0"/>
                <w:bCs w:val="0"/>
                <w:color w:val="000000"/>
                <w:sz w:val="15"/>
                <w:szCs w:val="15"/>
                <w:rtl w:val="0"/>
              </w:rPr>
              <w:t xml:space="preserve">Konsentrasi client tunggal (Gapura Angkasa &gt;74% revenue). Tidak ada kontrak formal (hanya BA) untuk lokasi UPG dan PGK.</w:t>
            </w:r>
            <w:r w:rsidDel="00000000" w:rsidR="00000000" w:rsidRPr="00000000">
              <w:rPr>
                <w:rtl w:val="0"/>
              </w:rPr>
            </w:r>
          </w:p>
        </w:tc>
        <w:tc>
          <w:tcPr>
            <w:tcBorders>
              <w:top w:color="e67e22" w:space="0" w:sz="6" w:val="single"/>
              <w:left w:color="e67e22" w:space="0" w:sz="6" w:val="single"/>
              <w:bottom w:color="e67e22" w:space="0" w:sz="6" w:val="single"/>
              <w:right w:color="e67e22" w:space="0" w:sz="6" w:val="single"/>
            </w:tcBorders>
            <w:shd w:fill="fdebd0" w:val="clear"/>
            <w:tcMar>
              <w:top w:w="60.0" w:type="dxa"/>
              <w:left w:w="120.0" w:type="dxa"/>
              <w:bottom w:w="60.0" w:type="dxa"/>
              <w:right w:w="120.0" w:type="dxa"/>
            </w:tcMar>
          </w:tcPr>
          <w:p w:rsidR="00000000" w:rsidDel="00000000" w:rsidP="00000000" w:rsidRDefault="00000000" w:rsidRPr="00000000" w14:paraId="00000301">
            <w:pPr>
              <w:spacing w:after="60" w:before="60" w:lineRule="auto"/>
              <w:jc w:val="center"/>
              <w:rPr/>
            </w:pPr>
            <w:r w:rsidDel="00000000" w:rsidR="00000000" w:rsidRPr="00000000">
              <w:rPr>
                <w:rFonts w:ascii="Arial" w:cs="Arial" w:eastAsia="Arial" w:hAnsi="Arial"/>
                <w:b w:val="1"/>
                <w:bCs w:val="1"/>
                <w:color w:val="e67e22"/>
                <w:sz w:val="15"/>
                <w:szCs w:val="15"/>
                <w:rtl w:val="0"/>
              </w:rPr>
              <w:t xml:space="preserve">AKTIF</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5f5e3" w:val="clear"/>
            <w:tcMar>
              <w:top w:w="60.0" w:type="dxa"/>
              <w:left w:w="120.0" w:type="dxa"/>
              <w:bottom w:w="60.0" w:type="dxa"/>
              <w:right w:w="120.0" w:type="dxa"/>
            </w:tcMar>
          </w:tcPr>
          <w:p w:rsidR="00000000" w:rsidDel="00000000" w:rsidP="00000000" w:rsidRDefault="00000000" w:rsidRPr="00000000" w14:paraId="00000302">
            <w:pPr>
              <w:spacing w:after="60" w:before="60" w:lineRule="auto"/>
              <w:rPr/>
            </w:pPr>
            <w:r w:rsidDel="00000000" w:rsidR="00000000" w:rsidRPr="00000000">
              <w:rPr>
                <w:rFonts w:ascii="Arial" w:cs="Arial" w:eastAsia="Arial" w:hAnsi="Arial"/>
                <w:b w:val="1"/>
                <w:bCs w:val="1"/>
                <w:color w:val="1e8449"/>
                <w:sz w:val="14"/>
                <w:szCs w:val="14"/>
                <w:rtl w:val="0"/>
              </w:rPr>
              <w:t xml:space="preserve">RED FLAG SYARIAH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03">
            <w:pPr>
              <w:spacing w:after="60" w:before="60" w:lineRule="auto"/>
              <w:rPr/>
            </w:pPr>
            <w:r w:rsidDel="00000000" w:rsidR="00000000" w:rsidRPr="00000000">
              <w:rPr>
                <w:rFonts w:ascii="Arial" w:cs="Arial" w:eastAsia="Arial" w:hAnsi="Arial"/>
                <w:b w:val="0"/>
                <w:bCs w:val="0"/>
                <w:color w:val="000000"/>
                <w:sz w:val="15"/>
                <w:szCs w:val="15"/>
                <w:rtl w:val="0"/>
              </w:rPr>
              <w:t xml:space="preserve">Tidak terdapat red flag syariah yang signifikan. Objek usaha halal. Akad sesuai. Namun wajib konfirmasi tidak ada aktivitas non-halal pada F&amp;B sister company yang dapat menular ke entitas ini.</w:t>
            </w:r>
            <w:r w:rsidDel="00000000" w:rsidR="00000000" w:rsidRPr="00000000">
              <w:rPr>
                <w:rtl w:val="0"/>
              </w:rPr>
            </w:r>
          </w:p>
        </w:tc>
        <w:tc>
          <w:tcPr>
            <w:tcBorders>
              <w:top w:color="1e8449" w:space="0" w:sz="6" w:val="single"/>
              <w:left w:color="1e8449" w:space="0" w:sz="6" w:val="single"/>
              <w:bottom w:color="1e8449" w:space="0" w:sz="6" w:val="single"/>
              <w:right w:color="1e8449" w:space="0" w:sz="6" w:val="single"/>
            </w:tcBorders>
            <w:shd w:fill="d5f5e3" w:val="clear"/>
            <w:tcMar>
              <w:top w:w="60.0" w:type="dxa"/>
              <w:left w:w="120.0" w:type="dxa"/>
              <w:bottom w:w="60.0" w:type="dxa"/>
              <w:right w:w="120.0" w:type="dxa"/>
            </w:tcMar>
          </w:tcPr>
          <w:p w:rsidR="00000000" w:rsidDel="00000000" w:rsidP="00000000" w:rsidRDefault="00000000" w:rsidRPr="00000000" w14:paraId="00000304">
            <w:pPr>
              <w:spacing w:after="60" w:before="60" w:lineRule="auto"/>
              <w:jc w:val="center"/>
              <w:rPr/>
            </w:pPr>
            <w:r w:rsidDel="00000000" w:rsidR="00000000" w:rsidRPr="00000000">
              <w:rPr>
                <w:rFonts w:ascii="Arial" w:cs="Arial" w:eastAsia="Arial" w:hAnsi="Arial"/>
                <w:b w:val="1"/>
                <w:bCs w:val="1"/>
                <w:color w:val="1e8449"/>
                <w:sz w:val="15"/>
                <w:szCs w:val="15"/>
                <w:rtl w:val="0"/>
              </w:rPr>
              <w:t xml:space="preserve">RENDAH</w:t>
            </w:r>
            <w:r w:rsidDel="00000000" w:rsidR="00000000" w:rsidRPr="00000000">
              <w:rPr>
                <w:rtl w:val="0"/>
              </w:rPr>
            </w:r>
          </w:p>
        </w:tc>
      </w:tr>
    </w:tbl>
    <w:p w:rsidR="00000000" w:rsidDel="00000000" w:rsidP="00000000" w:rsidRDefault="00000000" w:rsidRPr="00000000" w14:paraId="00000305">
      <w:pPr>
        <w:spacing w:after="60" w:before="60" w:lineRule="auto"/>
        <w:rPr/>
      </w:pPr>
      <w:r w:rsidDel="00000000" w:rsidR="00000000" w:rsidRPr="00000000">
        <w:rPr>
          <w:rtl w:val="0"/>
        </w:rPr>
      </w:r>
    </w:p>
    <w:p w:rsidR="00000000" w:rsidDel="00000000" w:rsidP="00000000" w:rsidRDefault="00000000" w:rsidRPr="00000000" w14:paraId="00000306">
      <w:pPr>
        <w:rPr/>
      </w:pPr>
      <w:r w:rsidDel="00000000" w:rsidR="00000000" w:rsidRPr="00000000">
        <w:br w:type="page"/>
      </w:r>
      <w:r w:rsidDel="00000000" w:rsidR="00000000" w:rsidRPr="00000000">
        <w:rPr>
          <w:rtl w:val="0"/>
        </w:rPr>
      </w:r>
    </w:p>
    <w:p w:rsidR="00000000" w:rsidDel="00000000" w:rsidP="00000000" w:rsidRDefault="00000000" w:rsidRPr="00000000" w14:paraId="00000307">
      <w:pPr>
        <w:shd w:fill="1b4f72" w:val="clear"/>
        <w:spacing w:after="120" w:before="240" w:lineRule="auto"/>
        <w:ind w:left="200" w:right="200" w:firstLine="0"/>
        <w:rPr/>
      </w:pPr>
      <w:r w:rsidDel="00000000" w:rsidR="00000000" w:rsidRPr="00000000">
        <w:rPr>
          <w:rFonts w:ascii="Arial" w:cs="Arial" w:eastAsia="Arial" w:hAnsi="Arial"/>
          <w:b w:val="1"/>
          <w:bCs w:val="1"/>
          <w:color w:val="ffffff"/>
          <w:sz w:val="22"/>
          <w:szCs w:val="22"/>
          <w:rtl w:val="0"/>
        </w:rPr>
        <w:t xml:space="preserve">IX. LEMBAR PENGESAHAN DAN TANDA TANGAN</w:t>
      </w:r>
      <w:r w:rsidDel="00000000" w:rsidR="00000000" w:rsidRPr="00000000">
        <w:rPr>
          <w:rtl w:val="0"/>
        </w:rPr>
      </w:r>
    </w:p>
    <w:p w:rsidR="00000000" w:rsidDel="00000000" w:rsidP="00000000" w:rsidRDefault="00000000" w:rsidRPr="00000000" w14:paraId="00000308">
      <w:pPr>
        <w:spacing w:after="60" w:before="60" w:lineRule="auto"/>
        <w:rPr/>
      </w:pPr>
      <w:r w:rsidDel="00000000" w:rsidR="00000000" w:rsidRPr="00000000">
        <w:rPr>
          <w:rFonts w:ascii="Arial" w:cs="Arial" w:eastAsia="Arial" w:hAnsi="Arial"/>
          <w:b w:val="0"/>
          <w:bCs w:val="0"/>
          <w:color w:val="000000"/>
          <w:sz w:val="18"/>
          <w:szCs w:val="18"/>
          <w:rtl w:val="0"/>
        </w:rPr>
        <w:t xml:space="preserve">Dokumen Rekomendasi Risiko Pembiayaan ini telah disusun secara independen oleh Unit Risiko dan ditujukan kepada Komite Pembiayaan sebagai masukan dalam proses pengambilan keputusan.</w:t>
      </w:r>
      <w:r w:rsidDel="00000000" w:rsidR="00000000" w:rsidRPr="00000000">
        <w:rPr>
          <w:rtl w:val="0"/>
        </w:rPr>
      </w:r>
    </w:p>
    <w:p w:rsidR="00000000" w:rsidDel="00000000" w:rsidP="00000000" w:rsidRDefault="00000000" w:rsidRPr="00000000" w14:paraId="00000309">
      <w:pPr>
        <w:spacing w:after="6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30A">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Disusun OlehRisk Analyst</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30B">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Diperiksa OlehRisk Officer / Manager</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30C">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Disetujui OlehChief Risk Officer / Komite</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120.0" w:type="dxa"/>
              <w:left w:w="180.0" w:type="dxa"/>
              <w:bottom w:w="120.0" w:type="dxa"/>
              <w:right w:w="180.0" w:type="dxa"/>
            </w:tcMar>
          </w:tcPr>
          <w:p w:rsidR="00000000" w:rsidDel="00000000" w:rsidP="00000000" w:rsidRDefault="00000000" w:rsidRPr="00000000" w14:paraId="0000030D">
            <w:pPr>
              <w:spacing w:after="0" w:before="0" w:lineRule="auto"/>
              <w:rPr/>
            </w:pPr>
            <w:r w:rsidDel="00000000" w:rsidR="00000000" w:rsidRPr="00000000">
              <w:rPr>
                <w:rtl w:val="0"/>
              </w:rPr>
            </w:r>
          </w:p>
          <w:p w:rsidR="00000000" w:rsidDel="00000000" w:rsidP="00000000" w:rsidRDefault="00000000" w:rsidRPr="00000000" w14:paraId="0000030E">
            <w:pPr>
              <w:spacing w:after="0" w:before="0" w:lineRule="auto"/>
              <w:rPr/>
            </w:pPr>
            <w:r w:rsidDel="00000000" w:rsidR="00000000" w:rsidRPr="00000000">
              <w:rPr>
                <w:rtl w:val="0"/>
              </w:rPr>
            </w:r>
          </w:p>
          <w:p w:rsidR="00000000" w:rsidDel="00000000" w:rsidP="00000000" w:rsidRDefault="00000000" w:rsidRPr="00000000" w14:paraId="0000030F">
            <w:pPr>
              <w:spacing w:after="0" w:before="0" w:lineRule="auto"/>
              <w:rPr/>
            </w:pPr>
            <w:r w:rsidDel="00000000" w:rsidR="00000000" w:rsidRPr="00000000">
              <w:rPr>
                <w:rtl w:val="0"/>
              </w:rPr>
            </w:r>
          </w:p>
          <w:p w:rsidR="00000000" w:rsidDel="00000000" w:rsidP="00000000" w:rsidRDefault="00000000" w:rsidRPr="00000000" w14:paraId="00000310">
            <w:pPr>
              <w:jc w:val="center"/>
              <w:rPr/>
            </w:pPr>
            <w:r w:rsidDel="00000000" w:rsidR="00000000" w:rsidRPr="00000000">
              <w:rPr>
                <w:rFonts w:ascii="Arial" w:cs="Arial" w:eastAsia="Arial" w:hAnsi="Arial"/>
                <w:b w:val="0"/>
                <w:bCs w:val="0"/>
                <w:color w:val="5d6d7e"/>
                <w:sz w:val="16"/>
                <w:szCs w:val="16"/>
                <w:rtl w:val="0"/>
              </w:rPr>
              <w:t xml:space="preserve">(ttd)</w:t>
            </w:r>
            <w:r w:rsidDel="00000000" w:rsidR="00000000" w:rsidRPr="00000000">
              <w:rPr>
                <w:rtl w:val="0"/>
              </w:rPr>
            </w:r>
          </w:p>
          <w:p w:rsidR="00000000" w:rsidDel="00000000" w:rsidP="00000000" w:rsidRDefault="00000000" w:rsidRPr="00000000" w14:paraId="00000311">
            <w:pPr>
              <w:spacing w:after="60" w:before="60" w:lineRule="auto"/>
              <w:rPr/>
            </w:pPr>
            <w:r w:rsidDel="00000000" w:rsidR="00000000" w:rsidRPr="00000000">
              <w:rPr>
                <w:rtl w:val="0"/>
              </w:rPr>
            </w:r>
          </w:p>
          <w:p w:rsidR="00000000" w:rsidDel="00000000" w:rsidP="00000000" w:rsidRDefault="00000000" w:rsidRPr="00000000" w14:paraId="00000312">
            <w:pPr>
              <w:spacing w:after="40" w:before="40" w:lineRule="auto"/>
              <w:rPr/>
            </w:pPr>
            <w:r w:rsidDel="00000000" w:rsidR="00000000" w:rsidRPr="00000000">
              <w:rPr>
                <w:rFonts w:ascii="Arial" w:cs="Arial" w:eastAsia="Arial" w:hAnsi="Arial"/>
                <w:b w:val="0"/>
                <w:bCs w:val="0"/>
                <w:color w:val="000000"/>
                <w:sz w:val="16"/>
                <w:szCs w:val="16"/>
                <w:rtl w:val="0"/>
              </w:rPr>
              <w:t xml:space="preserve">Nama:</w:t>
            </w:r>
            <w:r w:rsidDel="00000000" w:rsidR="00000000" w:rsidRPr="00000000">
              <w:rPr>
                <w:rtl w:val="0"/>
              </w:rPr>
            </w:r>
          </w:p>
          <w:p w:rsidR="00000000" w:rsidDel="00000000" w:rsidP="00000000" w:rsidRDefault="00000000" w:rsidRPr="00000000" w14:paraId="00000313">
            <w:pPr>
              <w:spacing w:after="40" w:before="40" w:lineRule="auto"/>
              <w:rPr/>
            </w:pPr>
            <w:r w:rsidDel="00000000" w:rsidR="00000000" w:rsidRPr="00000000">
              <w:rPr>
                <w:rFonts w:ascii="Arial" w:cs="Arial" w:eastAsia="Arial" w:hAnsi="Arial"/>
                <w:b w:val="0"/>
                <w:bCs w:val="0"/>
                <w:color w:val="000000"/>
                <w:sz w:val="16"/>
                <w:szCs w:val="16"/>
                <w:rtl w:val="0"/>
              </w:rPr>
              <w:t xml:space="preserve">NIK:</w:t>
            </w:r>
            <w:r w:rsidDel="00000000" w:rsidR="00000000" w:rsidRPr="00000000">
              <w:rPr>
                <w:rtl w:val="0"/>
              </w:rPr>
            </w:r>
          </w:p>
          <w:p w:rsidR="00000000" w:rsidDel="00000000" w:rsidP="00000000" w:rsidRDefault="00000000" w:rsidRPr="00000000" w14:paraId="00000314">
            <w:pPr>
              <w:spacing w:after="80" w:before="40" w:lineRule="auto"/>
              <w:rPr/>
            </w:pPr>
            <w:r w:rsidDel="00000000" w:rsidR="00000000" w:rsidRPr="00000000">
              <w:rPr>
                <w:rFonts w:ascii="Arial" w:cs="Arial" w:eastAsia="Arial" w:hAnsi="Arial"/>
                <w:b w:val="0"/>
                <w:bCs w:val="0"/>
                <w:color w:val="000000"/>
                <w:sz w:val="16"/>
                <w:szCs w:val="16"/>
                <w:rtl w:val="0"/>
              </w:rPr>
              <w:t xml:space="preserve">Tanggal: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120.0" w:type="dxa"/>
              <w:left w:w="180.0" w:type="dxa"/>
              <w:bottom w:w="120.0" w:type="dxa"/>
              <w:right w:w="180.0" w:type="dxa"/>
            </w:tcMar>
          </w:tcPr>
          <w:p w:rsidR="00000000" w:rsidDel="00000000" w:rsidP="00000000" w:rsidRDefault="00000000" w:rsidRPr="00000000" w14:paraId="00000315">
            <w:pPr>
              <w:spacing w:after="0" w:before="0" w:lineRule="auto"/>
              <w:rPr/>
            </w:pPr>
            <w:r w:rsidDel="00000000" w:rsidR="00000000" w:rsidRPr="00000000">
              <w:rPr>
                <w:rtl w:val="0"/>
              </w:rPr>
            </w:r>
          </w:p>
          <w:p w:rsidR="00000000" w:rsidDel="00000000" w:rsidP="00000000" w:rsidRDefault="00000000" w:rsidRPr="00000000" w14:paraId="00000316">
            <w:pPr>
              <w:spacing w:after="0" w:before="0" w:lineRule="auto"/>
              <w:rPr/>
            </w:pPr>
            <w:r w:rsidDel="00000000" w:rsidR="00000000" w:rsidRPr="00000000">
              <w:rPr>
                <w:rtl w:val="0"/>
              </w:rPr>
            </w:r>
          </w:p>
          <w:p w:rsidR="00000000" w:rsidDel="00000000" w:rsidP="00000000" w:rsidRDefault="00000000" w:rsidRPr="00000000" w14:paraId="00000317">
            <w:pPr>
              <w:spacing w:after="0" w:before="0" w:lineRule="auto"/>
              <w:rPr/>
            </w:pPr>
            <w:r w:rsidDel="00000000" w:rsidR="00000000" w:rsidRPr="00000000">
              <w:rPr>
                <w:rtl w:val="0"/>
              </w:rPr>
            </w:r>
          </w:p>
          <w:p w:rsidR="00000000" w:rsidDel="00000000" w:rsidP="00000000" w:rsidRDefault="00000000" w:rsidRPr="00000000" w14:paraId="00000318">
            <w:pPr>
              <w:jc w:val="center"/>
              <w:rPr/>
            </w:pPr>
            <w:r w:rsidDel="00000000" w:rsidR="00000000" w:rsidRPr="00000000">
              <w:rPr>
                <w:rFonts w:ascii="Arial" w:cs="Arial" w:eastAsia="Arial" w:hAnsi="Arial"/>
                <w:b w:val="0"/>
                <w:bCs w:val="0"/>
                <w:color w:val="5d6d7e"/>
                <w:sz w:val="16"/>
                <w:szCs w:val="16"/>
                <w:rtl w:val="0"/>
              </w:rPr>
              <w:t xml:space="preserve">(ttd)</w:t>
            </w:r>
            <w:r w:rsidDel="00000000" w:rsidR="00000000" w:rsidRPr="00000000">
              <w:rPr>
                <w:rtl w:val="0"/>
              </w:rPr>
            </w:r>
          </w:p>
          <w:p w:rsidR="00000000" w:rsidDel="00000000" w:rsidP="00000000" w:rsidRDefault="00000000" w:rsidRPr="00000000" w14:paraId="00000319">
            <w:pPr>
              <w:spacing w:after="60" w:before="60" w:lineRule="auto"/>
              <w:rPr/>
            </w:pPr>
            <w:r w:rsidDel="00000000" w:rsidR="00000000" w:rsidRPr="00000000">
              <w:rPr>
                <w:rtl w:val="0"/>
              </w:rPr>
            </w:r>
          </w:p>
          <w:p w:rsidR="00000000" w:rsidDel="00000000" w:rsidP="00000000" w:rsidRDefault="00000000" w:rsidRPr="00000000" w14:paraId="0000031A">
            <w:pPr>
              <w:spacing w:after="40" w:before="40" w:lineRule="auto"/>
              <w:rPr/>
            </w:pPr>
            <w:r w:rsidDel="00000000" w:rsidR="00000000" w:rsidRPr="00000000">
              <w:rPr>
                <w:rFonts w:ascii="Arial" w:cs="Arial" w:eastAsia="Arial" w:hAnsi="Arial"/>
                <w:b w:val="0"/>
                <w:bCs w:val="0"/>
                <w:color w:val="000000"/>
                <w:sz w:val="16"/>
                <w:szCs w:val="16"/>
                <w:rtl w:val="0"/>
              </w:rPr>
              <w:t xml:space="preserve">Nama:</w:t>
            </w:r>
            <w:r w:rsidDel="00000000" w:rsidR="00000000" w:rsidRPr="00000000">
              <w:rPr>
                <w:rtl w:val="0"/>
              </w:rPr>
            </w:r>
          </w:p>
          <w:p w:rsidR="00000000" w:rsidDel="00000000" w:rsidP="00000000" w:rsidRDefault="00000000" w:rsidRPr="00000000" w14:paraId="0000031B">
            <w:pPr>
              <w:spacing w:after="40" w:before="40" w:lineRule="auto"/>
              <w:rPr/>
            </w:pPr>
            <w:r w:rsidDel="00000000" w:rsidR="00000000" w:rsidRPr="00000000">
              <w:rPr>
                <w:rFonts w:ascii="Arial" w:cs="Arial" w:eastAsia="Arial" w:hAnsi="Arial"/>
                <w:b w:val="0"/>
                <w:bCs w:val="0"/>
                <w:color w:val="000000"/>
                <w:sz w:val="16"/>
                <w:szCs w:val="16"/>
                <w:rtl w:val="0"/>
              </w:rPr>
              <w:t xml:space="preserve">NIK:</w:t>
            </w:r>
            <w:r w:rsidDel="00000000" w:rsidR="00000000" w:rsidRPr="00000000">
              <w:rPr>
                <w:rtl w:val="0"/>
              </w:rPr>
            </w:r>
          </w:p>
          <w:p w:rsidR="00000000" w:rsidDel="00000000" w:rsidP="00000000" w:rsidRDefault="00000000" w:rsidRPr="00000000" w14:paraId="0000031C">
            <w:pPr>
              <w:spacing w:after="80" w:before="40" w:lineRule="auto"/>
              <w:rPr/>
            </w:pPr>
            <w:r w:rsidDel="00000000" w:rsidR="00000000" w:rsidRPr="00000000">
              <w:rPr>
                <w:rFonts w:ascii="Arial" w:cs="Arial" w:eastAsia="Arial" w:hAnsi="Arial"/>
                <w:b w:val="0"/>
                <w:bCs w:val="0"/>
                <w:color w:val="000000"/>
                <w:sz w:val="16"/>
                <w:szCs w:val="16"/>
                <w:rtl w:val="0"/>
              </w:rPr>
              <w:t xml:space="preserve">Tanggal: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120.0" w:type="dxa"/>
              <w:left w:w="180.0" w:type="dxa"/>
              <w:bottom w:w="120.0" w:type="dxa"/>
              <w:right w:w="180.0" w:type="dxa"/>
            </w:tcMar>
          </w:tcPr>
          <w:p w:rsidR="00000000" w:rsidDel="00000000" w:rsidP="00000000" w:rsidRDefault="00000000" w:rsidRPr="00000000" w14:paraId="0000031D">
            <w:pPr>
              <w:spacing w:after="0" w:before="0" w:lineRule="auto"/>
              <w:rPr/>
            </w:pPr>
            <w:r w:rsidDel="00000000" w:rsidR="00000000" w:rsidRPr="00000000">
              <w:rPr>
                <w:rtl w:val="0"/>
              </w:rPr>
            </w:r>
          </w:p>
          <w:p w:rsidR="00000000" w:rsidDel="00000000" w:rsidP="00000000" w:rsidRDefault="00000000" w:rsidRPr="00000000" w14:paraId="0000031E">
            <w:pPr>
              <w:spacing w:after="0" w:before="0" w:lineRule="auto"/>
              <w:rPr/>
            </w:pPr>
            <w:r w:rsidDel="00000000" w:rsidR="00000000" w:rsidRPr="00000000">
              <w:rPr>
                <w:rtl w:val="0"/>
              </w:rPr>
            </w:r>
          </w:p>
          <w:p w:rsidR="00000000" w:rsidDel="00000000" w:rsidP="00000000" w:rsidRDefault="00000000" w:rsidRPr="00000000" w14:paraId="0000031F">
            <w:pPr>
              <w:spacing w:after="0" w:before="0" w:lineRule="auto"/>
              <w:rPr/>
            </w:pPr>
            <w:r w:rsidDel="00000000" w:rsidR="00000000" w:rsidRPr="00000000">
              <w:rPr>
                <w:rtl w:val="0"/>
              </w:rPr>
            </w:r>
          </w:p>
          <w:p w:rsidR="00000000" w:rsidDel="00000000" w:rsidP="00000000" w:rsidRDefault="00000000" w:rsidRPr="00000000" w14:paraId="00000320">
            <w:pPr>
              <w:jc w:val="center"/>
              <w:rPr/>
            </w:pPr>
            <w:r w:rsidDel="00000000" w:rsidR="00000000" w:rsidRPr="00000000">
              <w:rPr>
                <w:rFonts w:ascii="Arial" w:cs="Arial" w:eastAsia="Arial" w:hAnsi="Arial"/>
                <w:b w:val="0"/>
                <w:bCs w:val="0"/>
                <w:color w:val="5d6d7e"/>
                <w:sz w:val="16"/>
                <w:szCs w:val="16"/>
                <w:rtl w:val="0"/>
              </w:rPr>
              <w:t xml:space="preserve">(ttd)</w:t>
            </w:r>
            <w:r w:rsidDel="00000000" w:rsidR="00000000" w:rsidRPr="00000000">
              <w:rPr>
                <w:rtl w:val="0"/>
              </w:rPr>
            </w:r>
          </w:p>
          <w:p w:rsidR="00000000" w:rsidDel="00000000" w:rsidP="00000000" w:rsidRDefault="00000000" w:rsidRPr="00000000" w14:paraId="00000321">
            <w:pPr>
              <w:spacing w:after="60" w:before="60" w:lineRule="auto"/>
              <w:rPr/>
            </w:pPr>
            <w:r w:rsidDel="00000000" w:rsidR="00000000" w:rsidRPr="00000000">
              <w:rPr>
                <w:rtl w:val="0"/>
              </w:rPr>
            </w:r>
          </w:p>
          <w:p w:rsidR="00000000" w:rsidDel="00000000" w:rsidP="00000000" w:rsidRDefault="00000000" w:rsidRPr="00000000" w14:paraId="00000322">
            <w:pPr>
              <w:spacing w:after="40" w:before="40" w:lineRule="auto"/>
              <w:rPr/>
            </w:pPr>
            <w:r w:rsidDel="00000000" w:rsidR="00000000" w:rsidRPr="00000000">
              <w:rPr>
                <w:rFonts w:ascii="Arial" w:cs="Arial" w:eastAsia="Arial" w:hAnsi="Arial"/>
                <w:b w:val="0"/>
                <w:bCs w:val="0"/>
                <w:color w:val="000000"/>
                <w:sz w:val="16"/>
                <w:szCs w:val="16"/>
                <w:rtl w:val="0"/>
              </w:rPr>
              <w:t xml:space="preserve">Nama:</w:t>
            </w:r>
            <w:r w:rsidDel="00000000" w:rsidR="00000000" w:rsidRPr="00000000">
              <w:rPr>
                <w:rtl w:val="0"/>
              </w:rPr>
            </w:r>
          </w:p>
          <w:p w:rsidR="00000000" w:rsidDel="00000000" w:rsidP="00000000" w:rsidRDefault="00000000" w:rsidRPr="00000000" w14:paraId="00000323">
            <w:pPr>
              <w:spacing w:after="40" w:before="40" w:lineRule="auto"/>
              <w:rPr/>
            </w:pPr>
            <w:r w:rsidDel="00000000" w:rsidR="00000000" w:rsidRPr="00000000">
              <w:rPr>
                <w:rFonts w:ascii="Arial" w:cs="Arial" w:eastAsia="Arial" w:hAnsi="Arial"/>
                <w:b w:val="0"/>
                <w:bCs w:val="0"/>
                <w:color w:val="000000"/>
                <w:sz w:val="16"/>
                <w:szCs w:val="16"/>
                <w:rtl w:val="0"/>
              </w:rPr>
              <w:t xml:space="preserve">NIK:</w:t>
            </w:r>
            <w:r w:rsidDel="00000000" w:rsidR="00000000" w:rsidRPr="00000000">
              <w:rPr>
                <w:rtl w:val="0"/>
              </w:rPr>
            </w:r>
          </w:p>
          <w:p w:rsidR="00000000" w:rsidDel="00000000" w:rsidP="00000000" w:rsidRDefault="00000000" w:rsidRPr="00000000" w14:paraId="00000324">
            <w:pPr>
              <w:spacing w:after="80" w:before="40" w:lineRule="auto"/>
              <w:rPr/>
            </w:pPr>
            <w:r w:rsidDel="00000000" w:rsidR="00000000" w:rsidRPr="00000000">
              <w:rPr>
                <w:rFonts w:ascii="Arial" w:cs="Arial" w:eastAsia="Arial" w:hAnsi="Arial"/>
                <w:b w:val="0"/>
                <w:bCs w:val="0"/>
                <w:color w:val="000000"/>
                <w:sz w:val="16"/>
                <w:szCs w:val="16"/>
                <w:rtl w:val="0"/>
              </w:rPr>
              <w:t xml:space="preserve">Tanggal:</w:t>
            </w:r>
            <w:r w:rsidDel="00000000" w:rsidR="00000000" w:rsidRPr="00000000">
              <w:rPr>
                <w:rtl w:val="0"/>
              </w:rPr>
            </w:r>
          </w:p>
        </w:tc>
      </w:tr>
    </w:tbl>
    <w:p w:rsidR="00000000" w:rsidDel="00000000" w:rsidP="00000000" w:rsidRDefault="00000000" w:rsidRPr="00000000" w14:paraId="00000325">
      <w:pPr>
        <w:spacing w:after="60" w:before="60" w:lineRule="auto"/>
        <w:rPr/>
      </w:pPr>
      <w:r w:rsidDel="00000000" w:rsidR="00000000" w:rsidRPr="00000000">
        <w:rPr>
          <w:rtl w:val="0"/>
        </w:rPr>
      </w:r>
    </w:p>
    <w:p w:rsidR="00000000" w:rsidDel="00000000" w:rsidP="00000000" w:rsidRDefault="00000000" w:rsidRPr="00000000" w14:paraId="00000326">
      <w:pPr>
        <w:spacing w:after="60" w:before="60" w:lineRule="auto"/>
        <w:rPr/>
      </w:pPr>
      <w:r w:rsidDel="00000000" w:rsidR="00000000" w:rsidRPr="00000000">
        <w:rPr>
          <w:rtl w:val="0"/>
        </w:rPr>
      </w:r>
    </w:p>
    <w:p w:rsidR="00000000" w:rsidDel="00000000" w:rsidP="00000000" w:rsidRDefault="00000000" w:rsidRPr="00000000" w14:paraId="00000327">
      <w:pPr>
        <w:spacing w:after="80" w:before="120" w:lineRule="auto"/>
        <w:rPr/>
      </w:pPr>
      <w:r w:rsidDel="00000000" w:rsidR="00000000" w:rsidRPr="00000000">
        <w:rPr>
          <w:rFonts w:ascii="Arial" w:cs="Arial" w:eastAsia="Arial" w:hAnsi="Arial"/>
          <w:b w:val="1"/>
          <w:bCs w:val="1"/>
          <w:color w:val="1b4f72"/>
          <w:sz w:val="16"/>
          <w:szCs w:val="16"/>
          <w:rtl w:val="0"/>
        </w:rPr>
        <w:t xml:space="preserve">CATATAN DPS (DEWAN PENGAWAS SYARIAH)</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tcMar>
              <w:top w:w="120.0" w:type="dxa"/>
              <w:left w:w="180.0" w:type="dxa"/>
              <w:bottom w:w="120.0" w:type="dxa"/>
              <w:right w:w="180.0" w:type="dxa"/>
            </w:tcMar>
          </w:tcPr>
          <w:p w:rsidR="00000000" w:rsidDel="00000000" w:rsidP="00000000" w:rsidRDefault="00000000" w:rsidRPr="00000000" w14:paraId="00000328">
            <w:pPr>
              <w:spacing w:after="60" w:before="80" w:lineRule="auto"/>
              <w:rPr/>
            </w:pPr>
            <w:r w:rsidDel="00000000" w:rsidR="00000000" w:rsidRPr="00000000">
              <w:rPr>
                <w:rFonts w:ascii="Arial" w:cs="Arial" w:eastAsia="Arial" w:hAnsi="Arial"/>
                <w:b w:val="0"/>
                <w:bCs w:val="0"/>
                <w:color w:val="000000"/>
                <w:sz w:val="16"/>
                <w:szCs w:val="16"/>
                <w:rtl w:val="0"/>
              </w:rPr>
              <w:t xml:space="preserve">Berdasarkan review DPS atas dokumen ini:</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Akad yang digunakan: [ ] Sesuai prinsip syariah  [ ] Perlu penyesuaian — uraikan:</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Objek usaha: [ ] Halal  [ ] Perlu klarifikasi lebih lanjut</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Catatan DPS (jika ada): _______________________________________________</w:t>
            </w:r>
            <w:r w:rsidDel="00000000" w:rsidR="00000000" w:rsidRPr="00000000">
              <w:rPr>
                <w:rtl w:val="0"/>
              </w:rPr>
            </w:r>
          </w:p>
          <w:p w:rsidR="00000000" w:rsidDel="00000000" w:rsidP="00000000" w:rsidRDefault="00000000" w:rsidRPr="00000000" w14:paraId="0000032C">
            <w:pPr>
              <w:spacing w:after="60" w:before="60" w:lineRule="auto"/>
              <w:rPr/>
            </w:pPr>
            <w:r w:rsidDel="00000000" w:rsidR="00000000" w:rsidRPr="00000000">
              <w:rPr>
                <w:rtl w:val="0"/>
              </w:rPr>
            </w:r>
          </w:p>
          <w:p w:rsidR="00000000" w:rsidDel="00000000" w:rsidP="00000000" w:rsidRDefault="00000000" w:rsidRPr="00000000" w14:paraId="0000032D">
            <w:pPr>
              <w:spacing w:after="80" w:before="80" w:lineRule="auto"/>
              <w:rPr/>
            </w:pPr>
            <w:r w:rsidDel="00000000" w:rsidR="00000000" w:rsidRPr="00000000">
              <w:rPr>
                <w:rFonts w:ascii="Arial" w:cs="Arial" w:eastAsia="Arial" w:hAnsi="Arial"/>
                <w:b w:val="0"/>
                <w:bCs w:val="0"/>
                <w:color w:val="000000"/>
                <w:sz w:val="16"/>
                <w:szCs w:val="16"/>
                <w:rtl w:val="0"/>
              </w:rPr>
              <w:t xml:space="preserve">Nama DPS: _________________________     Tanggal: ___________     Tanda Tangan: ___________</w:t>
            </w:r>
            <w:r w:rsidDel="00000000" w:rsidR="00000000" w:rsidRPr="00000000">
              <w:rPr>
                <w:rtl w:val="0"/>
              </w:rPr>
            </w:r>
          </w:p>
        </w:tc>
      </w:tr>
    </w:tbl>
    <w:p w:rsidR="00000000" w:rsidDel="00000000" w:rsidP="00000000" w:rsidRDefault="00000000" w:rsidRPr="00000000" w14:paraId="0000032E">
      <w:pPr>
        <w:spacing w:after="60" w:before="60" w:lineRule="auto"/>
        <w:rPr/>
      </w:pPr>
      <w:r w:rsidDel="00000000" w:rsidR="00000000" w:rsidRPr="00000000">
        <w:rPr>
          <w:rtl w:val="0"/>
        </w:rPr>
      </w:r>
    </w:p>
    <w:p w:rsidR="00000000" w:rsidDel="00000000" w:rsidP="00000000" w:rsidRDefault="00000000" w:rsidRPr="00000000" w14:paraId="0000032F">
      <w:pPr>
        <w:rPr/>
      </w:pPr>
      <w:r w:rsidDel="00000000" w:rsidR="00000000" w:rsidRPr="00000000">
        <w:br w:type="page"/>
      </w:r>
      <w:r w:rsidDel="00000000" w:rsidR="00000000" w:rsidRPr="00000000">
        <w:rPr>
          <w:rtl w:val="0"/>
        </w:rPr>
      </w:r>
    </w:p>
    <w:p w:rsidR="00000000" w:rsidDel="00000000" w:rsidP="00000000" w:rsidRDefault="00000000" w:rsidRPr="00000000" w14:paraId="00000330">
      <w:pPr>
        <w:shd w:fill="1b4f72" w:val="clear"/>
        <w:spacing w:after="120" w:before="240" w:lineRule="auto"/>
        <w:ind w:left="200" w:right="200" w:firstLine="0"/>
        <w:rPr/>
      </w:pPr>
      <w:r w:rsidDel="00000000" w:rsidR="00000000" w:rsidRPr="00000000">
        <w:rPr>
          <w:rFonts w:ascii="Arial" w:cs="Arial" w:eastAsia="Arial" w:hAnsi="Arial"/>
          <w:b w:val="1"/>
          <w:bCs w:val="1"/>
          <w:color w:val="ffffff"/>
          <w:sz w:val="22"/>
          <w:szCs w:val="22"/>
          <w:rtl w:val="0"/>
        </w:rPr>
        <w:t xml:space="preserve">X. DAFTAR LAMPIRAN DAN DOKUMEN PENDUKUNG</w:t>
      </w:r>
      <w:r w:rsidDel="00000000" w:rsidR="00000000" w:rsidRPr="00000000">
        <w:rPr>
          <w:rtl w:val="0"/>
        </w:rPr>
      </w:r>
    </w:p>
    <w:p w:rsidR="00000000" w:rsidDel="00000000" w:rsidP="00000000" w:rsidRDefault="00000000" w:rsidRPr="00000000" w14:paraId="00000331">
      <w:pPr>
        <w:spacing w:after="60" w:before="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5000"/>
        <w:gridCol w:w="2000"/>
        <w:gridCol w:w="2000"/>
        <w:tblGridChange w:id="0">
          <w:tblGrid>
            <w:gridCol w:w="360"/>
            <w:gridCol w:w="5000"/>
            <w:gridCol w:w="2000"/>
            <w:gridCol w:w="2000"/>
          </w:tblGrid>
        </w:tblGridChange>
      </w:tblGrid>
      <w:tr>
        <w:trPr>
          <w:cantSplit w:val="0"/>
          <w:tblHeader w:val="0"/>
        </w:trPr>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332">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No</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333">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Dokumen</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334">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Status</w:t>
            </w:r>
            <w:r w:rsidDel="00000000" w:rsidR="00000000" w:rsidRPr="00000000">
              <w:rPr>
                <w:rtl w:val="0"/>
              </w:rPr>
            </w:r>
          </w:p>
        </w:tc>
        <w:tc>
          <w:tcPr>
            <w:tcBorders>
              <w:top w:color="2874a6" w:space="0" w:sz="6" w:val="single"/>
              <w:left w:color="2874a6" w:space="0" w:sz="6" w:val="single"/>
              <w:bottom w:color="2874a6" w:space="0" w:sz="6" w:val="single"/>
              <w:right w:color="2874a6" w:space="0" w:sz="6" w:val="single"/>
            </w:tcBorders>
            <w:shd w:fill="1b4f72" w:val="clear"/>
            <w:tcMar>
              <w:top w:w="80.0" w:type="dxa"/>
              <w:left w:w="120.0" w:type="dxa"/>
              <w:bottom w:w="80.0" w:type="dxa"/>
              <w:right w:w="120.0" w:type="dxa"/>
            </w:tcMar>
          </w:tcPr>
          <w:p w:rsidR="00000000" w:rsidDel="00000000" w:rsidP="00000000" w:rsidRDefault="00000000" w:rsidRPr="00000000" w14:paraId="00000335">
            <w:pPr>
              <w:spacing w:after="60" w:before="60" w:lineRule="auto"/>
              <w:jc w:val="center"/>
              <w:rPr/>
            </w:pPr>
            <w:r w:rsidDel="00000000" w:rsidR="00000000" w:rsidRPr="00000000">
              <w:rPr>
                <w:rFonts w:ascii="Arial" w:cs="Arial" w:eastAsia="Arial" w:hAnsi="Arial"/>
                <w:b w:val="1"/>
                <w:bCs w:val="1"/>
                <w:color w:val="ffffff"/>
                <w:sz w:val="16"/>
                <w:szCs w:val="16"/>
                <w:rtl w:val="0"/>
              </w:rPr>
              <w:t xml:space="preserve">Keterangan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3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3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DOKUMEN LEGALITAS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38">
            <w:pPr>
              <w:spacing w:after="60" w:before="60" w:lineRule="auto"/>
              <w:jc w:val="left"/>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39">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3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3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Akta Pendirian &amp; Perubahan Terakhir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3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 / Belum 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3D">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3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3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NIB (Nomor Induk Berusaha)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4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 / Belum 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4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Perlu update alamat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4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4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NPWP Perusahaan &amp; Pengurus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4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 / Belum 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45">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4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4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Izin Sektoral (SIUP / Kemenhub)</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4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 / Belum 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49">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4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4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DOKUMEN KEUANGAN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4C">
            <w:pPr>
              <w:spacing w:after="60" w:before="60" w:lineRule="auto"/>
              <w:jc w:val="left"/>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4D">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4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4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Laporan Keuangan 3 Tahun Terakhir (inhouse)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5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5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Belum diaudit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5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5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Rekening Koran 12 Bulan (semua bank)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5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Belum 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5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Wajib CP</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5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5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SPT Tahunan PPh Badan 2 Tahun Terakhir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5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 / Belum 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59">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5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C</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5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DOKUMEN BISNIS / KONTRAK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5C">
            <w:pPr>
              <w:spacing w:after="60" w:before="60" w:lineRule="auto"/>
              <w:jc w:val="left"/>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5D">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5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C1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5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Kontrak/Perjanjian Resmi Gapura Angkasa – UPG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6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Belum Ada (baru BA)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6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Wajib CP</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6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C2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6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Kontrak/Perjanjian Resmi Gapura Angkasa – BIK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6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65">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6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C3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6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Kontrak/SPK Gapura Angkasa – PGK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6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 (SPK)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6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Perlu perjanjian formal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6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C4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6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RAB Modal Kerja per Proyek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6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6D">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6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C5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6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RAB Fasilitas Investasi (detail)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7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Belum 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7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Wajib sebelum tarik fasilitas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7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7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DOKUMEN AGUNAN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74">
            <w:pPr>
              <w:spacing w:after="60" w:before="60" w:lineRule="auto"/>
              <w:jc w:val="left"/>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75">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7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7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SHM/SHGB + IMB Aset Jl. Sadarmanah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7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 (tanpa IMB)</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7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Adjustment haircut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7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7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SHM/SHGB Aset Komplek Spring Garden Residence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7C">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7D">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7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7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Laporan KJPP – Dino Farid &amp; Rekan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8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 (2 LPA)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8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Sudah direview internal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8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8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Dokumen Jual Beli Aset an. Yanti Susanti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8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Belum 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8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Wajib CP – kritis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8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8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Personal Guarantee Direktur + Asset List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8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Belum 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8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Wajib CP</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8A">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8B">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DOKUMEN SLIK &amp; CHECKING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8C">
            <w:pPr>
              <w:spacing w:after="60" w:before="60" w:lineRule="auto"/>
              <w:jc w:val="left"/>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8D">
            <w:pPr>
              <w:spacing w:after="60" w:before="60" w:lineRule="auto"/>
              <w:jc w:val="left"/>
              <w:rPr/>
            </w:pP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8E">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8F">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Hasil SLIK Checking – PT DEL, Direktur, Komisaris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90">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91">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Posisi per 11 Juli 2025</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92">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93">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Hasil Pefindo Checking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94">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tcMar>
              <w:top w:w="60.0" w:type="dxa"/>
              <w:left w:w="120.0" w:type="dxa"/>
              <w:bottom w:w="60.0" w:type="dxa"/>
              <w:right w:w="120.0" w:type="dxa"/>
            </w:tcMar>
          </w:tcPr>
          <w:p w:rsidR="00000000" w:rsidDel="00000000" w:rsidP="00000000" w:rsidRDefault="00000000" w:rsidRPr="00000000" w14:paraId="00000395">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Konsisten dengan SLIK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96">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97">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Hasil Trade Checking Client Gapura Angkasa (3 cabang)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98">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60.0" w:type="dxa"/>
              <w:left w:w="120.0" w:type="dxa"/>
              <w:bottom w:w="60.0" w:type="dxa"/>
              <w:right w:w="120.0" w:type="dxa"/>
            </w:tcMar>
          </w:tcPr>
          <w:p w:rsidR="00000000" w:rsidDel="00000000" w:rsidP="00000000" w:rsidRDefault="00000000" w:rsidRPr="00000000" w14:paraId="00000399">
            <w:pPr>
              <w:spacing w:after="60" w:before="60" w:lineRule="auto"/>
              <w:jc w:val="left"/>
              <w:rPr/>
            </w:pPr>
            <w:r w:rsidDel="00000000" w:rsidR="00000000" w:rsidRPr="00000000">
              <w:rPr>
                <w:rFonts w:ascii="Arial" w:cs="Arial" w:eastAsia="Arial" w:hAnsi="Arial"/>
                <w:b w:val="0"/>
                <w:bCs w:val="0"/>
                <w:color w:val="000000"/>
                <w:sz w:val="16"/>
                <w:szCs w:val="16"/>
                <w:rtl w:val="0"/>
              </w:rPr>
              <w:t xml:space="preserve">Hasil positif</w:t>
            </w:r>
            <w:r w:rsidDel="00000000" w:rsidR="00000000" w:rsidRPr="00000000">
              <w:rPr>
                <w:rtl w:val="0"/>
              </w:rPr>
            </w:r>
          </w:p>
        </w:tc>
      </w:tr>
    </w:tbl>
    <w:p w:rsidR="00000000" w:rsidDel="00000000" w:rsidP="00000000" w:rsidRDefault="00000000" w:rsidRPr="00000000" w14:paraId="0000039A">
      <w:pPr>
        <w:spacing w:after="60" w:before="60" w:lineRule="auto"/>
        <w:rPr/>
      </w:pPr>
      <w:r w:rsidDel="00000000" w:rsidR="00000000" w:rsidRPr="00000000">
        <w:rPr>
          <w:rtl w:val="0"/>
        </w:rPr>
      </w:r>
    </w:p>
    <w:p w:rsidR="00000000" w:rsidDel="00000000" w:rsidP="00000000" w:rsidRDefault="00000000" w:rsidRPr="00000000" w14:paraId="0000039B">
      <w:pPr>
        <w:spacing w:after="60" w:before="40" w:lineRule="auto"/>
        <w:rPr/>
      </w:pPr>
      <w:r w:rsidDel="00000000" w:rsidR="00000000" w:rsidRPr="00000000">
        <w:rPr>
          <w:rFonts w:ascii="Arial" w:cs="Arial" w:eastAsia="Arial" w:hAnsi="Arial"/>
          <w:b w:val="0"/>
          <w:bCs w:val="0"/>
          <w:i w:val="1"/>
          <w:iCs w:val="1"/>
          <w:color w:val="5d6d7e"/>
          <w:sz w:val="16"/>
          <w:szCs w:val="16"/>
          <w:rtl w:val="0"/>
        </w:rPr>
        <w:t xml:space="preserve">Keterangan: Dokumen bertanda 'Wajib CP' merupakan Conditions Precedent yang wajib dipenuhi sebelum penandatanganan akad atau pencairan. Dokumen bertanda 'Ada' sudah diterima dan diverifikasi oleh unit risiko pada saat penyusunan RSK ini.</w:t>
      </w:r>
      <w:r w:rsidDel="00000000" w:rsidR="00000000" w:rsidRPr="00000000">
        <w:rPr>
          <w:rtl w:val="0"/>
        </w:rPr>
      </w:r>
    </w:p>
    <w:p w:rsidR="00000000" w:rsidDel="00000000" w:rsidP="00000000" w:rsidRDefault="00000000" w:rsidRPr="00000000" w14:paraId="0000039C">
      <w:pPr>
        <w:spacing w:after="60" w:before="60" w:lineRule="auto"/>
        <w:rPr/>
      </w:pP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pBdr>
        <w:top w:color="aed6f1" w:space="0" w:sz="6" w:val="single"/>
      </w:pBdr>
      <w:spacing w:after="0" w:before="120" w:lineRule="auto"/>
      <w:jc w:val="center"/>
      <w:rPr/>
    </w:pPr>
    <w:r w:rsidDel="00000000" w:rsidR="00000000" w:rsidRPr="00000000">
      <w:rPr>
        <w:rFonts w:ascii="Arial" w:cs="Arial" w:eastAsia="Arial" w:hAnsi="Arial"/>
        <w:b w:val="0"/>
        <w:bCs w:val="0"/>
        <w:color w:val="5d6d7e"/>
        <w:sz w:val="13"/>
        <w:szCs w:val="13"/>
        <w:rtl w:val="0"/>
      </w:rPr>
      <w:t xml:space="preserve">Dokumen Internal — Rahasia | Bank Hijra | </w:t>
    </w:r>
    <w:r w:rsidDel="00000000" w:rsidR="00000000" w:rsidRPr="00000000">
      <w:rPr>
        <w:rFonts w:ascii="Arial" w:cs="Arial" w:eastAsia="Arial" w:hAnsi="Arial"/>
        <w:b w:val="0"/>
        <w:bCs w:val="0"/>
        <w:color w:val="2874a6"/>
        <w:sz w:val="13"/>
        <w:szCs w:val="13"/>
        <w:rtl w:val="0"/>
      </w:rPr>
      <w:t xml:space="preserve">Hal.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D">
    <w:pPr>
      <w:pBdr>
        <w:bottom w:color="2874a6" w:space="0" w:sz="6" w:val="single"/>
      </w:pBdr>
      <w:spacing w:after="120" w:before="0" w:lineRule="auto"/>
      <w:jc w:val="right"/>
      <w:rPr/>
    </w:pPr>
    <w:r w:rsidDel="00000000" w:rsidR="00000000" w:rsidRPr="00000000">
      <w:rPr>
        <w:rFonts w:ascii="Arial" w:cs="Arial" w:eastAsia="Arial" w:hAnsi="Arial"/>
        <w:b w:val="0"/>
        <w:bCs w:val="0"/>
        <w:color w:val="5d6d7e"/>
        <w:sz w:val="14"/>
        <w:szCs w:val="14"/>
        <w:rtl w:val="0"/>
      </w:rPr>
      <w:t xml:space="preserve">REKOMENDASI RISIKO PEMBIAYAAN  |  BANK HIJRA  |  RAHASIA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fffff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b4f72"/>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2874a6"/>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jwRRRpbr4n8NiudRNh/NbQrvA==">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